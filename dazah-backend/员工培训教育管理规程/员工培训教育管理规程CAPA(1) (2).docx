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380"/>
        </w:tabs>
        <w:spacing w:line="400" w:lineRule="exact"/>
        <w:rPr>
          <w:rFonts w:ascii="宋体" w:hAnsi="宋体"/>
          <w:bCs/>
          <w:color w:val="000000"/>
          <w:sz w:val="32"/>
        </w:rPr>
      </w:pPr>
      <w:r>
        <w:t>QR.SOP.QM.127/0</w:t>
      </w:r>
      <w:r>
        <w:rPr>
          <w:rFonts w:hint="eastAsia"/>
        </w:rPr>
        <w:t>8</w:t>
      </w:r>
      <w:r>
        <w:t xml:space="preserve">  </w:t>
      </w:r>
      <w:r>
        <w:rPr>
          <w:rFonts w:hint="eastAsia" w:ascii="宋体" w:hAnsi="宋体"/>
          <w:color w:val="000000"/>
        </w:rPr>
        <w:t xml:space="preserve">      </w:t>
      </w:r>
      <w:r>
        <w:rPr>
          <w:rFonts w:hint="eastAsia"/>
          <w:color w:val="000000"/>
          <w:spacing w:val="20"/>
          <w:sz w:val="24"/>
          <w:szCs w:val="24"/>
        </w:rPr>
        <w:t>丽珠集团新北江制药股份有限</w:t>
      </w:r>
      <w:r>
        <w:rPr>
          <w:rFonts w:hint="eastAsia"/>
          <w:color w:val="000000"/>
          <w:spacing w:val="20"/>
          <w:sz w:val="28"/>
        </w:rPr>
        <w:t xml:space="preserve"> </w:t>
      </w:r>
      <w:r>
        <w:rPr>
          <w:rFonts w:hint="eastAsia"/>
          <w:b/>
          <w:color w:val="000000"/>
          <w:spacing w:val="20"/>
          <w:sz w:val="28"/>
        </w:rPr>
        <w:t xml:space="preserve">  </w:t>
      </w:r>
      <w:r>
        <w:rPr>
          <w:bCs/>
          <w:color w:val="000000"/>
          <w:spacing w:val="20"/>
          <w:sz w:val="28"/>
        </w:rPr>
        <w:t xml:space="preserve"> </w:t>
      </w:r>
      <w:r>
        <w:rPr>
          <w:rFonts w:hint="eastAsia"/>
          <w:bCs/>
          <w:color w:val="000000"/>
          <w:spacing w:val="20"/>
          <w:sz w:val="28"/>
        </w:rPr>
        <w:t xml:space="preserve">     </w:t>
      </w:r>
      <w:r>
        <w:rPr>
          <w:bCs/>
          <w:color w:val="000000"/>
        </w:rPr>
        <w:t>P 1/</w:t>
      </w:r>
      <w:r>
        <w:rPr>
          <w:rFonts w:hint="eastAsia"/>
          <w:bCs/>
          <w:color w:val="000000"/>
        </w:rPr>
        <w:t>5</w:t>
      </w:r>
    </w:p>
    <w:p>
      <w:pPr>
        <w:snapToGrid w:val="0"/>
        <w:spacing w:line="360" w:lineRule="auto"/>
        <w:ind w:firstLine="1470" w:firstLineChars="700"/>
        <w:rPr>
          <w:sz w:val="28"/>
          <w:szCs w:val="28"/>
        </w:rPr>
      </w:pPr>
      <w:r>
        <w:rPr>
          <w:rFonts w:hint="eastAsia"/>
          <w:color w:val="000000"/>
        </w:rPr>
        <w:t xml:space="preserve">       </w:t>
      </w:r>
      <w:r>
        <w:rPr>
          <w:rFonts w:hint="eastAsia"/>
          <w:b/>
          <w:szCs w:val="21"/>
        </w:rPr>
        <w:t xml:space="preserve">        </w:t>
      </w:r>
      <w:r>
        <w:rPr>
          <w:rFonts w:hint="eastAsia"/>
          <w:bCs/>
          <w:sz w:val="28"/>
          <w:szCs w:val="28"/>
        </w:rPr>
        <w:t xml:space="preserve">纠正措施与预防措施记录 </w:t>
      </w:r>
      <w:r>
        <w:rPr>
          <w:rFonts w:hint="eastAsia"/>
          <w:b/>
          <w:sz w:val="28"/>
          <w:szCs w:val="28"/>
        </w:rPr>
        <w:t xml:space="preserve">             </w:t>
      </w:r>
    </w:p>
    <w:p>
      <w:pPr>
        <w:spacing w:line="360" w:lineRule="atLeast"/>
        <w:rPr>
          <w:u w:val="single"/>
        </w:rPr>
      </w:pPr>
      <w:r>
        <w:rPr>
          <w:rFonts w:hint="eastAsia"/>
        </w:rPr>
        <w:t>CAPA编号：</w:t>
      </w:r>
      <w:r>
        <w:rPr>
          <w:rFonts w:hint="eastAsia"/>
          <w:u w:val="single"/>
        </w:rPr>
        <w:t xml:space="preserve">                 </w:t>
      </w:r>
      <w:r>
        <w:rPr>
          <w:rFonts w:hint="eastAsia"/>
        </w:rPr>
        <w:t xml:space="preserve">   启动日期：</w:t>
      </w:r>
      <w:r>
        <w:rPr>
          <w:rFonts w:hint="eastAsia"/>
          <w:u w:val="single"/>
        </w:rPr>
        <w:t xml:space="preserve"> </w:t>
      </w:r>
      <w:r>
        <w:rPr>
          <w:rFonts w:hint="eastAsia"/>
          <w:color w:val="000000" w:themeColor="text1"/>
          <w:u w:val="single"/>
          <w14:textFill>
            <w14:solidFill>
              <w14:schemeClr w14:val="tx1"/>
            </w14:solidFill>
          </w14:textFill>
        </w:rPr>
        <w:t>2025.05.27</w:t>
      </w:r>
      <w:r>
        <w:rPr>
          <w:rFonts w:hint="eastAsia"/>
          <w:u w:val="single"/>
        </w:rPr>
        <w:t xml:space="preserve">  </w:t>
      </w:r>
      <w:r>
        <w:rPr>
          <w:rFonts w:hint="eastAsia"/>
        </w:rPr>
        <w:t xml:space="preserve">    发生部门 </w:t>
      </w:r>
      <w:r>
        <w:rPr>
          <w:rFonts w:hint="eastAsia"/>
          <w:u w:val="single"/>
        </w:rPr>
        <w:t xml:space="preserve"> 人事行政部   </w:t>
      </w:r>
    </w:p>
    <w:tbl>
      <w:tblPr>
        <w:tblStyle w:val="6"/>
        <w:tblW w:w="9807"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3648"/>
        <w:gridCol w:w="1065"/>
        <w:gridCol w:w="3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7" w:type="dxa"/>
            <w:gridSpan w:val="4"/>
          </w:tcPr>
          <w:p>
            <w:pPr>
              <w:keepNext w:val="0"/>
              <w:keepLines w:val="0"/>
              <w:suppressLineNumbers w:val="0"/>
              <w:spacing w:before="0" w:beforeAutospacing="0" w:after="0" w:afterAutospacing="0" w:line="360" w:lineRule="atLeast"/>
              <w:ind w:left="0" w:right="0"/>
              <w:rPr>
                <w:rFonts w:hint="default"/>
                <w:szCs w:val="20"/>
                <w:u w:val="single"/>
              </w:rPr>
            </w:pPr>
            <w:r>
              <w:rPr>
                <w:rFonts w:hint="default" w:hAnsi="宋体"/>
                <w:szCs w:val="21"/>
              </w:rPr>
              <w:t>CAPA来源和</w:t>
            </w:r>
            <w:r>
              <w:rPr>
                <w:rFonts w:hint="eastAsia" w:hAnsi="宋体"/>
                <w:szCs w:val="21"/>
              </w:rPr>
              <w:t>描述/</w:t>
            </w:r>
            <w:r>
              <w:rPr>
                <w:rFonts w:hint="default" w:hAnsi="宋体"/>
                <w:szCs w:val="21"/>
              </w:rPr>
              <w:t xml:space="preserve">CAPA Source and </w:t>
            </w:r>
            <w:r>
              <w:rPr>
                <w:rFonts w:hint="eastAsia" w:hAnsi="宋体"/>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7" w:type="dxa"/>
            <w:gridSpan w:val="4"/>
          </w:tcPr>
          <w:p>
            <w:pPr>
              <w:pStyle w:val="2"/>
              <w:keepNext w:val="0"/>
              <w:keepLines w:val="0"/>
              <w:widowControl w:val="0"/>
              <w:suppressLineNumbers w:val="0"/>
              <w:spacing w:before="0" w:beforeAutospacing="0" w:after="0" w:afterAutospacing="0" w:line="360" w:lineRule="atLeast"/>
              <w:ind w:left="0" w:right="0"/>
              <w:rPr>
                <w:rFonts w:hint="default" w:hAnsi="宋体" w:eastAsia="宋体"/>
                <w:b w:val="0"/>
                <w:sz w:val="21"/>
                <w:szCs w:val="21"/>
                <w:lang w:eastAsia="zh-CN"/>
              </w:rPr>
            </w:pPr>
            <w:r>
              <w:rPr>
                <w:rFonts w:hint="default" w:hAnsi="宋体"/>
                <w:b w:val="0"/>
                <w:sz w:val="21"/>
                <w:szCs w:val="21"/>
                <w:lang w:eastAsia="zh-CN"/>
              </w:rPr>
              <w:t>CAPA</w:t>
            </w:r>
            <w:r>
              <w:rPr>
                <w:rFonts w:hint="eastAsia" w:hAnsi="宋体" w:eastAsia="宋体"/>
                <w:b w:val="0"/>
                <w:sz w:val="21"/>
                <w:szCs w:val="21"/>
                <w:lang w:eastAsia="zh-CN"/>
              </w:rPr>
              <w:t>来源：</w:t>
            </w:r>
          </w:p>
          <w:p>
            <w:pPr>
              <w:pStyle w:val="2"/>
              <w:keepNext w:val="0"/>
              <w:keepLines w:val="0"/>
              <w:widowControl w:val="0"/>
              <w:suppressLineNumbers w:val="0"/>
              <w:spacing w:before="0" w:beforeAutospacing="0" w:after="0" w:afterAutospacing="0" w:line="360" w:lineRule="atLeast"/>
              <w:ind w:left="0" w:right="0"/>
              <w:rPr>
                <w:rFonts w:hint="default" w:ascii="宋体" w:hAnsi="宋体" w:eastAsia="宋体"/>
                <w:b w:val="0"/>
                <w:sz w:val="21"/>
                <w:szCs w:val="21"/>
                <w:lang w:eastAsia="zh-CN"/>
              </w:rPr>
            </w:pPr>
            <w:r>
              <w:rPr>
                <w:rFonts w:hint="eastAsia" w:ascii="宋体" w:hAnsi="宋体" w:eastAsia="宋体"/>
                <w:b w:val="0"/>
                <w:sz w:val="21"/>
                <w:szCs w:val="21"/>
                <w:lang w:eastAsia="zh-CN"/>
              </w:rPr>
              <w:t>□</w:t>
            </w:r>
            <w:r>
              <w:rPr>
                <w:rFonts w:hint="default" w:ascii="Wingdings" w:hAnsi="Wingdings" w:eastAsia="宋体"/>
                <w:b w:val="0"/>
                <w:sz w:val="21"/>
                <w:szCs w:val="21"/>
                <w:lang w:eastAsia="zh-CN"/>
              </w:rPr>
              <w:t>偏差</w:t>
            </w:r>
            <w:r>
              <w:rPr>
                <w:rFonts w:hint="eastAsia" w:ascii="宋体" w:hAnsi="宋体" w:eastAsia="宋体"/>
                <w:b w:val="0"/>
                <w:sz w:val="21"/>
                <w:szCs w:val="21"/>
                <w:lang w:eastAsia="zh-CN"/>
              </w:rPr>
              <w:t>□</w:t>
            </w:r>
            <w:r>
              <w:rPr>
                <w:rFonts w:hint="default" w:eastAsia="宋体"/>
                <w:b w:val="0"/>
                <w:sz w:val="21"/>
                <w:szCs w:val="21"/>
                <w:lang w:eastAsia="zh-CN"/>
              </w:rPr>
              <w:t>OOS</w:t>
            </w:r>
            <w:r>
              <w:rPr>
                <w:rFonts w:hint="eastAsia" w:ascii="宋体" w:hAnsi="宋体" w:eastAsia="宋体"/>
                <w:b w:val="0"/>
                <w:sz w:val="21"/>
                <w:szCs w:val="21"/>
                <w:lang w:eastAsia="zh-CN"/>
              </w:rPr>
              <w:t xml:space="preserve">  □</w:t>
            </w:r>
            <w:r>
              <w:rPr>
                <w:rFonts w:hint="default" w:eastAsia="宋体"/>
                <w:b w:val="0"/>
                <w:sz w:val="21"/>
                <w:szCs w:val="21"/>
                <w:lang w:eastAsia="zh-CN"/>
              </w:rPr>
              <w:t xml:space="preserve">OOT </w:t>
            </w:r>
            <w:r>
              <w:rPr>
                <w:rFonts w:hint="eastAsia" w:ascii="宋体" w:hAnsi="宋体" w:eastAsia="宋体"/>
                <w:b w:val="0"/>
                <w:sz w:val="21"/>
                <w:szCs w:val="21"/>
                <w:lang w:eastAsia="zh-CN"/>
              </w:rPr>
              <w:t xml:space="preserve"> □用户投诉  □自检  </w:t>
            </w:r>
            <w:r>
              <w:rPr>
                <w:rFonts w:hint="eastAsia" w:ascii="宋体" w:hAnsi="宋体" w:eastAsia="宋体"/>
                <w:b w:val="0"/>
                <w:sz w:val="21"/>
                <w:szCs w:val="21"/>
                <w:lang w:eastAsia="zh-CN"/>
              </w:rPr>
              <w:sym w:font="Wingdings" w:char="00A8"/>
            </w:r>
            <w:r>
              <w:rPr>
                <w:rFonts w:hint="eastAsia" w:ascii="宋体" w:hAnsi="宋体" w:eastAsia="宋体"/>
                <w:b w:val="0"/>
                <w:sz w:val="21"/>
                <w:szCs w:val="21"/>
                <w:lang w:eastAsia="zh-CN"/>
              </w:rPr>
              <w:t xml:space="preserve">外部审计  □产品召回  □退货  □产品质量回顾        </w:t>
            </w:r>
          </w:p>
          <w:p>
            <w:pPr>
              <w:pStyle w:val="2"/>
              <w:keepNext w:val="0"/>
              <w:keepLines w:val="0"/>
              <w:widowControl w:val="0"/>
              <w:suppressLineNumbers w:val="0"/>
              <w:spacing w:before="0" w:beforeAutospacing="0" w:after="0" w:afterAutospacing="0" w:line="360" w:lineRule="atLeast"/>
              <w:ind w:left="0" w:right="0"/>
              <w:rPr>
                <w:rFonts w:hint="default"/>
                <w:szCs w:val="20"/>
                <w:u w:val="single"/>
                <w:lang w:eastAsia="zh-CN"/>
              </w:rPr>
            </w:pPr>
            <w:r>
              <w:rPr>
                <w:rFonts w:hint="eastAsia" w:ascii="宋体" w:hAnsi="宋体" w:eastAsia="宋体"/>
                <w:b w:val="0"/>
                <w:sz w:val="21"/>
                <w:szCs w:val="21"/>
                <w:lang w:eastAsia="zh-CN"/>
              </w:rPr>
              <w:sym w:font="Wingdings 2" w:char="00A3"/>
            </w:r>
            <w:r>
              <w:rPr>
                <w:rFonts w:hint="eastAsia" w:hAnsi="宋体" w:eastAsia="宋体"/>
                <w:b w:val="0"/>
                <w:sz w:val="21"/>
                <w:szCs w:val="21"/>
                <w:lang w:eastAsia="zh-CN"/>
              </w:rPr>
              <w:t xml:space="preserve">风险评估   </w:t>
            </w:r>
            <w:r>
              <w:rPr>
                <w:rFonts w:hint="eastAsia" w:ascii="宋体" w:hAnsi="宋体" w:eastAsia="宋体"/>
                <w:b w:val="0"/>
                <w:sz w:val="21"/>
                <w:szCs w:val="21"/>
                <w:lang w:eastAsia="zh-CN"/>
              </w:rPr>
              <w:sym w:font="Wingdings 2" w:char="00A3"/>
            </w:r>
            <w:r>
              <w:rPr>
                <w:rFonts w:hint="eastAsia" w:hAnsi="宋体" w:eastAsia="宋体"/>
                <w:b w:val="0"/>
                <w:sz w:val="21"/>
                <w:szCs w:val="21"/>
                <w:lang w:eastAsia="zh-CN"/>
              </w:rPr>
              <w:t>其它</w:t>
            </w:r>
            <w:r>
              <w:rPr>
                <w:rFonts w:hint="eastAsia" w:hAnsi="宋体" w:eastAsia="宋体"/>
                <w:b w:val="0"/>
                <w:sz w:val="21"/>
                <w:szCs w:val="21"/>
                <w:u w:val="single"/>
                <w:lang w:eastAsia="zh-CN"/>
              </w:rPr>
              <w:t xml:space="preserve">        </w:t>
            </w:r>
            <w:r>
              <w:rPr>
                <w:rFonts w:hint="default" w:hAnsi="宋体" w:eastAsia="宋体"/>
                <w:b w:val="0"/>
                <w:sz w:val="21"/>
                <w:szCs w:val="21"/>
                <w:u w:val="single"/>
                <w:lang w:eastAsia="zh-CN"/>
              </w:rPr>
              <w:t>_</w:t>
            </w:r>
            <w:r>
              <w:rPr>
                <w:rFonts w:hint="eastAsia" w:hAnsi="宋体" w:eastAsia="宋体"/>
                <w:b w:val="0"/>
                <w:sz w:val="21"/>
                <w:szCs w:val="21"/>
                <w:lang w:eastAsia="zh-CN"/>
              </w:rPr>
              <w:t xml:space="preserve">  </w:t>
            </w:r>
            <w:r>
              <w:rPr>
                <w:rFonts w:hint="eastAsia" w:hAnsi="宋体" w:eastAsia="宋体"/>
                <w:b w:val="0"/>
                <w:color w:val="0000FF"/>
                <w:sz w:val="21"/>
                <w:szCs w:val="21"/>
                <w:lang w:eastAsia="zh-CN"/>
              </w:rPr>
              <w:t xml:space="preserve">                 </w:t>
            </w:r>
            <w:r>
              <w:rPr>
                <w:rFonts w:hint="eastAsia" w:hAnsi="宋体"/>
                <w:b w:val="0"/>
                <w:sz w:val="21"/>
                <w:szCs w:val="21"/>
                <w:lang w:eastAsia="zh-CN"/>
              </w:rPr>
              <w:t>来源编号：</w:t>
            </w:r>
            <w:r>
              <w:rPr>
                <w:rFonts w:hint="default" w:hAnsi="宋体"/>
                <w:b w:val="0"/>
                <w:sz w:val="21"/>
                <w:szCs w:val="21"/>
                <w:lang w:eastAsia="zh-CN"/>
              </w:rPr>
              <w:t>___________________________</w:t>
            </w:r>
            <w:r>
              <w:rPr>
                <w:rFonts w:hint="eastAsia" w:hAnsi="宋体"/>
                <w:szCs w:val="21"/>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7" w:type="dxa"/>
            <w:gridSpan w:val="4"/>
          </w:tcPr>
          <w:p>
            <w:pPr>
              <w:pStyle w:val="2"/>
              <w:keepNext w:val="0"/>
              <w:keepLines w:val="0"/>
              <w:widowControl w:val="0"/>
              <w:suppressLineNumbers w:val="0"/>
              <w:spacing w:before="0" w:beforeAutospacing="0" w:after="0" w:afterAutospacing="0" w:line="360" w:lineRule="atLeast"/>
              <w:ind w:left="0" w:right="0"/>
              <w:rPr>
                <w:rFonts w:hint="default" w:ascii="宋体" w:hAnsi="宋体" w:eastAsia="宋体" w:cs="宋体"/>
                <w:b w:val="0"/>
                <w:bCs w:val="0"/>
                <w:color w:val="0000FF"/>
                <w:sz w:val="21"/>
                <w:szCs w:val="21"/>
                <w:lang w:eastAsia="zh-CN"/>
              </w:rPr>
            </w:pPr>
            <w:r>
              <w:rPr>
                <w:rFonts w:hint="eastAsia" w:hAnsi="宋体" w:eastAsia="宋体"/>
                <w:b w:val="0"/>
                <w:color w:val="000000"/>
                <w:sz w:val="21"/>
                <w:szCs w:val="21"/>
                <w:lang w:eastAsia="zh-CN"/>
              </w:rPr>
              <w:t>事件或项目描述：2025.05.23</w:t>
            </w:r>
            <w:del w:id="0" w:author="黄丽耘" w:date="2025-06-12T11:43:04Z">
              <w:r>
                <w:rPr>
                  <w:rFonts w:hint="eastAsia" w:ascii="宋体" w:hAnsi="宋体" w:eastAsia="宋体" w:cs="宋体"/>
                  <w:b w:val="0"/>
                  <w:bCs w:val="0"/>
                  <w:sz w:val="21"/>
                  <w:szCs w:val="21"/>
                  <w:lang w:eastAsia="zh-CN"/>
                </w:rPr>
                <w:delText>合肥利民制药有限公司</w:delText>
              </w:r>
            </w:del>
            <w:ins w:id="1" w:author="黄丽耘" w:date="2025-06-12T11:46:37Z">
              <w:r>
                <w:rPr>
                  <w:rFonts w:hint="eastAsia" w:ascii="宋体" w:hAnsi="宋体" w:eastAsia="宋体" w:cs="宋体"/>
                  <w:b w:val="0"/>
                  <w:bCs w:val="0"/>
                  <w:sz w:val="21"/>
                  <w:szCs w:val="21"/>
                  <w:lang w:eastAsia="zh"/>
                </w:rPr>
                <w:t>客户</w:t>
              </w:r>
            </w:ins>
            <w:r>
              <w:rPr>
                <w:rFonts w:hint="eastAsia" w:ascii="宋体" w:hAnsi="宋体" w:eastAsia="宋体" w:cs="宋体"/>
                <w:b w:val="0"/>
                <w:bCs w:val="0"/>
                <w:sz w:val="21"/>
                <w:szCs w:val="21"/>
                <w:lang w:eastAsia="zh-CN"/>
              </w:rPr>
              <w:t>审计期间发现：</w:t>
            </w:r>
            <w:r>
              <w:rPr>
                <w:rFonts w:hint="default" w:ascii="宋体" w:hAnsi="宋体" w:eastAsia="宋体"/>
                <w:b w:val="0"/>
                <w:bCs w:val="0"/>
                <w:sz w:val="21"/>
                <w:szCs w:val="21"/>
                <w:lang w:eastAsia="zh-CN"/>
              </w:rPr>
              <w:t>培训记录中进行了三份文件的培训，但培训考核题只有一个，应每一份文件最少出具一个问题以确认是否培训合格。</w:t>
            </w:r>
          </w:p>
          <w:p>
            <w:pPr>
              <w:pStyle w:val="2"/>
              <w:keepNext w:val="0"/>
              <w:keepLines w:val="0"/>
              <w:widowControl w:val="0"/>
              <w:suppressLineNumbers w:val="0"/>
              <w:spacing w:before="0" w:beforeAutospacing="0" w:after="0" w:afterAutospacing="0" w:line="360" w:lineRule="atLeast"/>
              <w:ind w:left="0" w:right="0"/>
              <w:rPr>
                <w:rFonts w:hint="default" w:hAnsi="宋体" w:eastAsia="宋体"/>
                <w:b w:val="0"/>
                <w:color w:val="000000"/>
                <w:sz w:val="21"/>
                <w:szCs w:val="21"/>
                <w:lang w:eastAsia="zh-CN"/>
              </w:rPr>
            </w:pPr>
            <w:r>
              <w:rPr>
                <w:rFonts w:hint="eastAsia" w:hAnsi="宋体" w:eastAsia="宋体"/>
                <w:b w:val="0"/>
                <w:color w:val="000000"/>
                <w:sz w:val="21"/>
                <w:szCs w:val="21"/>
                <w:lang w:eastAsia="zh-CN"/>
              </w:rPr>
              <w:t>发起人/日期：黄丽耘     2025.05.27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7" w:type="dxa"/>
            <w:gridSpan w:val="4"/>
          </w:tcPr>
          <w:p>
            <w:pPr>
              <w:pStyle w:val="2"/>
              <w:keepNext w:val="0"/>
              <w:keepLines w:val="0"/>
              <w:widowControl w:val="0"/>
              <w:suppressLineNumbers w:val="0"/>
              <w:spacing w:before="0" w:beforeAutospacing="0" w:after="0" w:afterAutospacing="0" w:line="360" w:lineRule="atLeast"/>
              <w:ind w:left="0" w:right="0"/>
              <w:rPr>
                <w:rFonts w:hint="default"/>
                <w:b w:val="0"/>
                <w:bCs w:val="0"/>
                <w:sz w:val="21"/>
                <w:szCs w:val="21"/>
                <w:lang w:eastAsia="zh-CN"/>
              </w:rPr>
            </w:pPr>
            <w:r>
              <w:rPr>
                <w:rFonts w:hint="default"/>
                <w:b w:val="0"/>
                <w:bCs w:val="0"/>
                <w:sz w:val="21"/>
                <w:szCs w:val="21"/>
                <w:lang w:eastAsia="zh-CN"/>
              </w:rPr>
              <w:t xml:space="preserve">CAPA已赋号：   </w:t>
            </w:r>
            <w:r>
              <w:rPr>
                <w:rFonts w:hint="eastAsia" w:ascii="宋体" w:hAnsi="宋体" w:eastAsia="宋体"/>
                <w:b w:val="0"/>
                <w:sz w:val="21"/>
                <w:szCs w:val="21"/>
                <w:lang w:eastAsia="zh-CN"/>
              </w:rPr>
              <w:t xml:space="preserve">□ </w:t>
            </w:r>
            <w:r>
              <w:rPr>
                <w:rFonts w:hint="default"/>
                <w:b w:val="0"/>
                <w:bCs w:val="0"/>
                <w:sz w:val="21"/>
                <w:szCs w:val="21"/>
                <w:lang w:eastAsia="zh-CN"/>
              </w:rPr>
              <w:t xml:space="preserve">是    </w:t>
            </w:r>
            <w:r>
              <w:rPr>
                <w:rFonts w:hint="eastAsia" w:ascii="宋体" w:hAnsi="宋体" w:eastAsia="宋体"/>
                <w:b w:val="0"/>
                <w:sz w:val="21"/>
                <w:szCs w:val="21"/>
                <w:lang w:eastAsia="zh-CN"/>
              </w:rPr>
              <w:t xml:space="preserve">□ </w:t>
            </w:r>
            <w:r>
              <w:rPr>
                <w:rFonts w:hint="default"/>
                <w:b w:val="0"/>
                <w:bCs w:val="0"/>
                <w:sz w:val="21"/>
                <w:szCs w:val="21"/>
                <w:lang w:eastAsia="zh-CN"/>
              </w:rPr>
              <w:t>否</w:t>
            </w:r>
          </w:p>
          <w:p>
            <w:pPr>
              <w:keepNext w:val="0"/>
              <w:keepLines w:val="0"/>
              <w:suppressLineNumbers w:val="0"/>
              <w:spacing w:before="0" w:beforeAutospacing="0" w:after="0" w:afterAutospacing="0" w:line="360" w:lineRule="atLeast"/>
              <w:ind w:left="0" w:right="0"/>
              <w:rPr>
                <w:rFonts w:hint="default"/>
                <w:b/>
                <w:bCs/>
                <w:szCs w:val="21"/>
              </w:rPr>
            </w:pPr>
            <w:r>
              <w:rPr>
                <w:rFonts w:hint="default"/>
                <w:szCs w:val="21"/>
              </w:rPr>
              <w:t>QA/日期：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trPr>
        <w:tc>
          <w:tcPr>
            <w:tcW w:w="9807" w:type="dxa"/>
            <w:gridSpan w:val="4"/>
          </w:tcPr>
          <w:p>
            <w:pPr>
              <w:keepNext w:val="0"/>
              <w:keepLines w:val="0"/>
              <w:suppressLineNumbers w:val="0"/>
              <w:spacing w:before="0" w:beforeAutospacing="0" w:after="0" w:afterAutospacing="0" w:line="360" w:lineRule="atLeast"/>
              <w:ind w:left="0" w:leftChars="0" w:right="0" w:firstLine="0" w:firstLineChars="0"/>
              <w:rPr>
                <w:rFonts w:hint="default"/>
                <w:szCs w:val="20"/>
              </w:rPr>
            </w:pPr>
            <w:r>
              <w:rPr>
                <w:rFonts w:hint="eastAsia"/>
                <w:szCs w:val="20"/>
              </w:rPr>
              <w:t>事件的根本原因或最可能原因：</w:t>
            </w:r>
          </w:p>
          <w:p>
            <w:pPr>
              <w:keepNext w:val="0"/>
              <w:keepLines w:val="0"/>
              <w:widowControl w:val="0"/>
              <w:suppressLineNumbers w:val="0"/>
              <w:spacing w:before="0" w:beforeAutospacing="0" w:after="0" w:afterAutospacing="0"/>
              <w:ind w:left="0" w:leftChars="0" w:right="0" w:firstLine="0" w:firstLineChars="0"/>
              <w:jc w:val="both"/>
              <w:rPr>
                <w:rFonts w:hint="default"/>
                <w:szCs w:val="20"/>
              </w:rPr>
            </w:pPr>
            <w:r>
              <w:rPr>
                <w:rFonts w:hint="eastAsia"/>
                <w:szCs w:val="20"/>
                <w:lang w:eastAsia="zh"/>
              </w:rPr>
              <w:t>见附件1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7" w:type="dxa"/>
            <w:gridSpan w:val="4"/>
          </w:tcPr>
          <w:p>
            <w:pPr>
              <w:keepNext w:val="0"/>
              <w:keepLines w:val="0"/>
              <w:suppressLineNumbers w:val="0"/>
              <w:spacing w:before="0" w:beforeAutospacing="0" w:after="0" w:afterAutospacing="0" w:line="360" w:lineRule="atLeast"/>
              <w:ind w:left="0" w:leftChars="0" w:right="0" w:firstLine="0" w:firstLineChars="0"/>
              <w:rPr>
                <w:rFonts w:hint="eastAsia"/>
                <w:szCs w:val="20"/>
              </w:rPr>
            </w:pPr>
            <w:r>
              <w:rPr>
                <w:rFonts w:hint="eastAsia"/>
                <w:szCs w:val="20"/>
              </w:rPr>
              <w:t>风险评估：</w:t>
            </w:r>
          </w:p>
          <w:p>
            <w:pPr>
              <w:keepNext w:val="0"/>
              <w:keepLines w:val="0"/>
              <w:suppressLineNumbers w:val="0"/>
              <w:spacing w:before="0" w:beforeAutospacing="0" w:after="0" w:afterAutospacing="0" w:line="360" w:lineRule="atLeast"/>
              <w:ind w:left="0" w:leftChars="0" w:right="0" w:firstLine="0" w:firstLineChars="0"/>
              <w:rPr>
                <w:rFonts w:hint="eastAsia" w:eastAsia="宋体"/>
                <w:szCs w:val="20"/>
                <w:lang w:eastAsia="zh"/>
              </w:rPr>
            </w:pPr>
            <w:r>
              <w:rPr>
                <w:rFonts w:hint="eastAsia"/>
                <w:szCs w:val="20"/>
                <w:lang w:eastAsia="zh"/>
              </w:rPr>
              <w:t>见附件1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6" w:hRule="atLeast"/>
        </w:trPr>
        <w:tc>
          <w:tcPr>
            <w:tcW w:w="9807" w:type="dxa"/>
            <w:gridSpan w:val="4"/>
          </w:tcPr>
          <w:p>
            <w:pPr>
              <w:keepNext w:val="0"/>
              <w:keepLines w:val="0"/>
              <w:suppressLineNumbers w:val="0"/>
              <w:spacing w:before="0" w:beforeAutospacing="0" w:after="0" w:afterAutospacing="0" w:line="360" w:lineRule="atLeast"/>
              <w:ind w:left="0" w:right="0"/>
              <w:jc w:val="left"/>
              <w:rPr>
                <w:rFonts w:hint="default"/>
                <w:color w:val="000000"/>
                <w:szCs w:val="21"/>
              </w:rPr>
            </w:pPr>
            <w:r>
              <w:rPr>
                <w:rFonts w:hint="default"/>
                <w:color w:val="000000"/>
                <w:szCs w:val="21"/>
              </w:rPr>
              <w:t>纠正预防措施计划/CAPA Plan</w:t>
            </w:r>
            <w:r>
              <w:rPr>
                <w:rFonts w:hint="eastAsia"/>
                <w:color w:val="000000"/>
                <w:szCs w:val="21"/>
              </w:rPr>
              <w:t>：</w:t>
            </w:r>
            <w:r>
              <w:rPr>
                <w:rFonts w:hint="default"/>
                <w:color w:val="000000"/>
                <w:szCs w:val="21"/>
              </w:rPr>
              <w:t xml:space="preserve"> （</w:t>
            </w:r>
            <w:r>
              <w:rPr>
                <w:rFonts w:hint="eastAsia" w:hAnsi="宋体"/>
                <w:color w:val="000000"/>
                <w:szCs w:val="21"/>
              </w:rPr>
              <w:t>可附页</w:t>
            </w:r>
            <w:r>
              <w:rPr>
                <w:rFonts w:hint="default"/>
                <w:color w:val="000000"/>
                <w:szCs w:val="21"/>
              </w:rPr>
              <w:t>）</w:t>
            </w:r>
          </w:p>
          <w:p>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2"/>
                <w:szCs w:val="22"/>
                <w:lang w:eastAsia="zh"/>
              </w:rPr>
            </w:pPr>
            <w:r>
              <w:rPr>
                <w:rFonts w:hint="eastAsia" w:ascii="宋体" w:hAnsi="宋体" w:cs="宋体"/>
                <w:kern w:val="2"/>
                <w:sz w:val="22"/>
                <w:szCs w:val="22"/>
                <w:lang w:eastAsia="zh"/>
              </w:rPr>
              <w:t>见附件1</w:t>
            </w:r>
          </w:p>
          <w:p>
            <w:pPr>
              <w:keepNext w:val="0"/>
              <w:keepLines w:val="0"/>
              <w:suppressLineNumbers w:val="0"/>
              <w:spacing w:before="0" w:beforeAutospacing="0" w:after="0" w:afterAutospacing="0" w:line="360" w:lineRule="atLeast"/>
              <w:ind w:left="0" w:right="0"/>
              <w:jc w:val="left"/>
              <w:rPr>
                <w:rFonts w:hint="default"/>
                <w:szCs w:val="20"/>
              </w:rPr>
            </w:pPr>
            <w:r>
              <w:rPr>
                <w:rFonts w:hint="eastAsia"/>
                <w:szCs w:val="20"/>
              </w:rPr>
              <w:t>已制定纠正预防措施计划，包括CAPA方案、负责人、计划完成时间</w:t>
            </w:r>
            <w:r>
              <w:rPr>
                <w:rFonts w:hint="eastAsia"/>
                <w:color w:val="000000"/>
                <w:szCs w:val="21"/>
              </w:rPr>
              <w:t>、计划跟踪结束日期</w:t>
            </w:r>
            <w:r>
              <w:rPr>
                <w:rFonts w:hint="default"/>
                <w:color w:val="000000"/>
                <w:szCs w:val="21"/>
              </w:rPr>
              <w:t xml:space="preserve"> </w:t>
            </w:r>
            <w:r>
              <w:rPr>
                <w:rFonts w:hint="eastAsia"/>
                <w:szCs w:val="20"/>
              </w:rPr>
              <w:t>：</w:t>
            </w:r>
            <w:r>
              <w:rPr>
                <w:rFonts w:hint="default"/>
                <w:szCs w:val="20"/>
              </w:rPr>
              <w:t xml:space="preserve"> </w:t>
            </w:r>
            <w:r>
              <w:rPr>
                <w:rFonts w:hint="eastAsia"/>
                <w:color w:val="0000FF"/>
                <w:szCs w:val="20"/>
              </w:rPr>
              <w:sym w:font="Wingdings 2" w:char="00A3"/>
            </w:r>
            <w:r>
              <w:rPr>
                <w:rFonts w:hint="eastAsia"/>
                <w:color w:val="0000FF"/>
                <w:szCs w:val="20"/>
              </w:rPr>
              <w:t xml:space="preserve"> </w:t>
            </w:r>
            <w:r>
              <w:rPr>
                <w:rFonts w:hint="default"/>
                <w:color w:val="0000FF"/>
                <w:szCs w:val="20"/>
              </w:rPr>
              <w:t>是</w:t>
            </w:r>
            <w:r>
              <w:rPr>
                <w:rFonts w:hint="default"/>
                <w:szCs w:val="20"/>
              </w:rPr>
              <w:t xml:space="preserve"> </w:t>
            </w:r>
            <w:r>
              <w:rPr>
                <w:rFonts w:hint="eastAsia"/>
                <w:szCs w:val="20"/>
              </w:rPr>
              <w:t xml:space="preserve">□ </w:t>
            </w:r>
            <w:r>
              <w:rPr>
                <w:rFonts w:hint="default"/>
                <w:szCs w:val="20"/>
              </w:rPr>
              <w:t>否</w:t>
            </w:r>
          </w:p>
          <w:p>
            <w:pPr>
              <w:pStyle w:val="4"/>
              <w:keepNext w:val="0"/>
              <w:keepLines w:val="0"/>
              <w:suppressLineNumbers w:val="0"/>
              <w:spacing w:before="0" w:beforeAutospacing="0" w:after="0" w:afterAutospacing="0" w:line="360" w:lineRule="atLeast"/>
              <w:ind w:left="0" w:right="0"/>
              <w:rPr>
                <w:rFonts w:hint="default"/>
                <w:szCs w:val="20"/>
              </w:rPr>
            </w:pPr>
            <w:r>
              <w:rPr>
                <w:rFonts w:hint="eastAsia"/>
                <w:szCs w:val="21"/>
              </w:rPr>
              <w:t>CAPA负责人/日期：黄丽耘 2025.05.27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7" w:type="dxa"/>
            <w:gridSpan w:val="4"/>
          </w:tcPr>
          <w:p>
            <w:pPr>
              <w:keepNext w:val="0"/>
              <w:keepLines w:val="0"/>
              <w:suppressLineNumbers w:val="0"/>
              <w:spacing w:before="0" w:beforeAutospacing="0" w:after="0" w:afterAutospacing="0" w:line="360" w:lineRule="atLeast"/>
              <w:ind w:left="0" w:right="0"/>
              <w:jc w:val="left"/>
              <w:rPr>
                <w:rFonts w:hint="default" w:hAnsi="宋体"/>
                <w:caps/>
                <w:szCs w:val="21"/>
              </w:rPr>
            </w:pPr>
            <w:r>
              <w:rPr>
                <w:rFonts w:hint="eastAsia" w:hAnsi="宋体"/>
                <w:caps/>
                <w:szCs w:val="21"/>
              </w:rPr>
              <w:t xml:space="preserve"> CAPA计划批准</w:t>
            </w:r>
            <w:r>
              <w:rPr>
                <w:rFonts w:hint="eastAsia" w:hAnsi="宋体"/>
                <w:szCs w:val="21"/>
              </w:rPr>
              <w:t>/CAPA</w:t>
            </w:r>
            <w:r>
              <w:rPr>
                <w:rFonts w:hint="default" w:hAnsi="宋体"/>
                <w:szCs w:val="21"/>
              </w:rPr>
              <w:t xml:space="preserve"> </w:t>
            </w:r>
            <w:r>
              <w:rPr>
                <w:rFonts w:hint="eastAsia" w:hAnsi="宋体"/>
                <w:szCs w:val="21"/>
              </w:rPr>
              <w:t>Plan Approved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pPr>
              <w:keepNext w:val="0"/>
              <w:keepLines w:val="0"/>
              <w:suppressLineNumbers w:val="0"/>
              <w:spacing w:before="0" w:beforeAutospacing="0" w:after="0" w:afterAutospacing="0" w:line="360" w:lineRule="atLeast"/>
              <w:ind w:left="0" w:right="0"/>
              <w:jc w:val="center"/>
              <w:rPr>
                <w:rFonts w:hint="default"/>
                <w:szCs w:val="21"/>
              </w:rPr>
            </w:pPr>
            <w:r>
              <w:rPr>
                <w:rFonts w:hint="eastAsia"/>
                <w:szCs w:val="21"/>
              </w:rPr>
              <w:t>审核部门</w:t>
            </w:r>
          </w:p>
        </w:tc>
        <w:tc>
          <w:tcPr>
            <w:tcW w:w="3648" w:type="dxa"/>
            <w:vAlign w:val="center"/>
          </w:tcPr>
          <w:p>
            <w:pPr>
              <w:keepNext w:val="0"/>
              <w:keepLines w:val="0"/>
              <w:suppressLineNumbers w:val="0"/>
              <w:spacing w:before="0" w:beforeAutospacing="0" w:after="0" w:afterAutospacing="0" w:line="360" w:lineRule="atLeast"/>
              <w:ind w:left="0" w:right="0" w:firstLine="1050" w:firstLineChars="500"/>
              <w:rPr>
                <w:rFonts w:hint="default"/>
                <w:szCs w:val="21"/>
              </w:rPr>
            </w:pPr>
            <w:r>
              <w:rPr>
                <w:rFonts w:hint="eastAsia"/>
                <w:szCs w:val="21"/>
              </w:rPr>
              <w:t>审核意见</w:t>
            </w:r>
          </w:p>
        </w:tc>
        <w:tc>
          <w:tcPr>
            <w:tcW w:w="1065" w:type="dxa"/>
            <w:vAlign w:val="center"/>
          </w:tcPr>
          <w:p>
            <w:pPr>
              <w:keepNext w:val="0"/>
              <w:keepLines w:val="0"/>
              <w:suppressLineNumbers w:val="0"/>
              <w:spacing w:before="0" w:beforeAutospacing="0" w:after="0" w:afterAutospacing="0" w:line="360" w:lineRule="atLeast"/>
              <w:ind w:left="0" w:right="0"/>
              <w:jc w:val="center"/>
              <w:rPr>
                <w:rFonts w:hint="default"/>
                <w:szCs w:val="21"/>
              </w:rPr>
            </w:pPr>
            <w:r>
              <w:rPr>
                <w:rFonts w:hint="eastAsia"/>
                <w:szCs w:val="21"/>
              </w:rPr>
              <w:t>审核部门</w:t>
            </w:r>
          </w:p>
        </w:tc>
        <w:tc>
          <w:tcPr>
            <w:tcW w:w="3790" w:type="dxa"/>
            <w:vAlign w:val="center"/>
          </w:tcPr>
          <w:p>
            <w:pPr>
              <w:keepNext w:val="0"/>
              <w:keepLines w:val="0"/>
              <w:suppressLineNumbers w:val="0"/>
              <w:spacing w:before="0" w:beforeAutospacing="0" w:after="0" w:afterAutospacing="0" w:line="360" w:lineRule="atLeast"/>
              <w:ind w:left="0" w:right="0" w:firstLine="1050" w:firstLineChars="500"/>
              <w:rPr>
                <w:rFonts w:hint="default"/>
                <w:szCs w:val="21"/>
              </w:rPr>
            </w:pPr>
            <w:r>
              <w:rPr>
                <w:rFonts w:hint="eastAsia"/>
                <w:szCs w:val="21"/>
              </w:rPr>
              <w:t>审核意见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04" w:type="dxa"/>
            <w:vAlign w:val="center"/>
          </w:tcPr>
          <w:p>
            <w:pPr>
              <w:keepNext w:val="0"/>
              <w:keepLines w:val="0"/>
              <w:suppressLineNumbers w:val="0"/>
              <w:spacing w:before="0" w:beforeAutospacing="0" w:after="0" w:afterAutospacing="0" w:line="360" w:lineRule="atLeast"/>
              <w:ind w:left="0" w:right="0"/>
              <w:rPr>
                <w:rFonts w:hint="default"/>
                <w:sz w:val="18"/>
                <w:szCs w:val="18"/>
              </w:rPr>
            </w:pPr>
            <w:r>
              <w:rPr>
                <w:rFonts w:hint="eastAsia"/>
                <w:sz w:val="20"/>
                <w:szCs w:val="20"/>
              </w:rPr>
              <w:t>人事行政部</w:t>
            </w:r>
          </w:p>
        </w:tc>
        <w:tc>
          <w:tcPr>
            <w:tcW w:w="3648"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意见：     签名/日期：</w:t>
            </w:r>
          </w:p>
        </w:tc>
        <w:tc>
          <w:tcPr>
            <w:tcW w:w="1065"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p>
        </w:tc>
        <w:tc>
          <w:tcPr>
            <w:tcW w:w="3790"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pPr>
              <w:keepNext w:val="0"/>
              <w:keepLines w:val="0"/>
              <w:suppressLineNumbers w:val="0"/>
              <w:spacing w:before="0" w:beforeAutospacing="0" w:after="0" w:afterAutospacing="0" w:line="360" w:lineRule="atLeast"/>
              <w:ind w:left="0" w:right="0"/>
              <w:rPr>
                <w:rFonts w:hint="default"/>
                <w:szCs w:val="21"/>
              </w:rPr>
            </w:pPr>
          </w:p>
        </w:tc>
        <w:tc>
          <w:tcPr>
            <w:tcW w:w="3648"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c>
          <w:tcPr>
            <w:tcW w:w="1065"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p>
        </w:tc>
        <w:tc>
          <w:tcPr>
            <w:tcW w:w="3790"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pPr>
              <w:keepNext w:val="0"/>
              <w:keepLines w:val="0"/>
              <w:suppressLineNumbers w:val="0"/>
              <w:spacing w:before="0" w:beforeAutospacing="0" w:after="0" w:afterAutospacing="0" w:line="360" w:lineRule="atLeast"/>
              <w:ind w:left="0" w:right="0"/>
              <w:rPr>
                <w:rFonts w:hint="default"/>
                <w:szCs w:val="21"/>
              </w:rPr>
            </w:pPr>
          </w:p>
        </w:tc>
        <w:tc>
          <w:tcPr>
            <w:tcW w:w="3648"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c>
          <w:tcPr>
            <w:tcW w:w="1065"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p>
        </w:tc>
        <w:tc>
          <w:tcPr>
            <w:tcW w:w="3790"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pPr>
              <w:keepNext w:val="0"/>
              <w:keepLines w:val="0"/>
              <w:suppressLineNumbers w:val="0"/>
              <w:spacing w:before="0" w:beforeAutospacing="0" w:after="0" w:afterAutospacing="0" w:line="360" w:lineRule="atLeast"/>
              <w:ind w:left="0" w:right="0"/>
              <w:rPr>
                <w:rFonts w:hint="default"/>
                <w:szCs w:val="21"/>
              </w:rPr>
            </w:pPr>
          </w:p>
        </w:tc>
        <w:tc>
          <w:tcPr>
            <w:tcW w:w="3648"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c>
          <w:tcPr>
            <w:tcW w:w="1065"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p>
        </w:tc>
        <w:tc>
          <w:tcPr>
            <w:tcW w:w="3790"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pPr>
              <w:keepNext w:val="0"/>
              <w:keepLines w:val="0"/>
              <w:suppressLineNumbers w:val="0"/>
              <w:spacing w:before="0" w:beforeAutospacing="0" w:after="0" w:afterAutospacing="0" w:line="360" w:lineRule="atLeast"/>
              <w:ind w:left="0" w:right="0"/>
              <w:rPr>
                <w:rFonts w:hint="default"/>
                <w:szCs w:val="21"/>
              </w:rPr>
            </w:pPr>
          </w:p>
        </w:tc>
        <w:tc>
          <w:tcPr>
            <w:tcW w:w="3648"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c>
          <w:tcPr>
            <w:tcW w:w="1065"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p>
        </w:tc>
        <w:tc>
          <w:tcPr>
            <w:tcW w:w="3790" w:type="dxa"/>
            <w:vAlign w:val="center"/>
          </w:tcPr>
          <w:p>
            <w:pPr>
              <w:keepNext w:val="0"/>
              <w:keepLines w:val="0"/>
              <w:suppressLineNumbers w:val="0"/>
              <w:spacing w:before="0" w:beforeAutospacing="0" w:after="0" w:afterAutospacing="0" w:line="360" w:lineRule="atLeast"/>
              <w:ind w:left="0" w:right="0"/>
              <w:rPr>
                <w:rFonts w:hint="default"/>
                <w:color w:val="000000"/>
                <w:szCs w:val="21"/>
              </w:rPr>
            </w:pPr>
            <w:r>
              <w:rPr>
                <w:rFonts w:hint="eastAsia"/>
                <w:color w:val="000000"/>
                <w:szCs w:val="21"/>
              </w:rPr>
              <w:t xml:space="preserve">意见：     签名/日期：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2" w:type="dxa"/>
            <w:gridSpan w:val="2"/>
            <w:vAlign w:val="center"/>
          </w:tcPr>
          <w:p>
            <w:pPr>
              <w:keepNext w:val="0"/>
              <w:keepLines w:val="0"/>
              <w:suppressLineNumbers w:val="0"/>
              <w:spacing w:before="0" w:beforeAutospacing="0" w:after="0" w:afterAutospacing="0" w:line="360" w:lineRule="atLeast"/>
              <w:ind w:left="0" w:right="0"/>
              <w:rPr>
                <w:rFonts w:hint="default"/>
                <w:szCs w:val="21"/>
              </w:rPr>
            </w:pPr>
            <w:r>
              <w:rPr>
                <w:rFonts w:hint="eastAsia"/>
                <w:szCs w:val="21"/>
              </w:rPr>
              <w:t>CAPA分类： □重大        □主要      □一般</w:t>
            </w:r>
          </w:p>
        </w:tc>
        <w:tc>
          <w:tcPr>
            <w:tcW w:w="4855" w:type="dxa"/>
            <w:gridSpan w:val="2"/>
          </w:tcPr>
          <w:p>
            <w:pPr>
              <w:keepNext w:val="0"/>
              <w:keepLines w:val="0"/>
              <w:suppressLineNumbers w:val="0"/>
              <w:spacing w:before="0" w:beforeAutospacing="0" w:after="0" w:afterAutospacing="0" w:line="360" w:lineRule="atLeast"/>
              <w:ind w:left="0" w:right="0"/>
              <w:rPr>
                <w:rFonts w:hint="default"/>
                <w:szCs w:val="21"/>
              </w:rPr>
            </w:pPr>
            <w:r>
              <w:rPr>
                <w:rFonts w:hint="eastAsia"/>
                <w:szCs w:val="21"/>
              </w:rPr>
              <w:t>QA负责人/日期：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2" w:type="dxa"/>
            <w:gridSpan w:val="2"/>
            <w:vAlign w:val="center"/>
          </w:tcPr>
          <w:p>
            <w:pPr>
              <w:keepNext w:val="0"/>
              <w:keepLines w:val="0"/>
              <w:suppressLineNumbers w:val="0"/>
              <w:spacing w:before="0" w:beforeAutospacing="0" w:after="0" w:afterAutospacing="0" w:line="360" w:lineRule="atLeast"/>
              <w:ind w:left="0" w:right="0"/>
              <w:rPr>
                <w:rFonts w:hint="default"/>
                <w:szCs w:val="21"/>
              </w:rPr>
            </w:pPr>
            <w:r>
              <w:rPr>
                <w:rFonts w:hint="eastAsia"/>
                <w:szCs w:val="21"/>
              </w:rPr>
              <w:t xml:space="preserve">CAPA批准： □ 同意       □ 不同意                </w:t>
            </w:r>
            <w:r>
              <w:rPr>
                <w:rFonts w:hint="eastAsia"/>
                <w:szCs w:val="20"/>
              </w:rPr>
              <w:t xml:space="preserve">    </w:t>
            </w:r>
          </w:p>
        </w:tc>
        <w:tc>
          <w:tcPr>
            <w:tcW w:w="4855" w:type="dxa"/>
            <w:gridSpan w:val="2"/>
          </w:tcPr>
          <w:p>
            <w:pPr>
              <w:keepNext w:val="0"/>
              <w:keepLines w:val="0"/>
              <w:suppressLineNumbers w:val="0"/>
              <w:spacing w:before="0" w:beforeAutospacing="0" w:after="0" w:afterAutospacing="0" w:line="360" w:lineRule="atLeast"/>
              <w:ind w:left="0" w:right="0"/>
              <w:rPr>
                <w:rFonts w:hint="default"/>
                <w:szCs w:val="21"/>
              </w:rPr>
            </w:pPr>
            <w:r>
              <w:rPr>
                <w:rFonts w:hint="eastAsia"/>
                <w:szCs w:val="21"/>
              </w:rPr>
              <w:t xml:space="preserve">质量管理负责人/日期： </w:t>
            </w:r>
          </w:p>
        </w:tc>
      </w:tr>
    </w:tbl>
    <w:p/>
    <w:p>
      <w:pPr>
        <w:pStyle w:val="2"/>
        <w:rPr>
          <w:ins w:id="2" w:author="黄丽耘" w:date="2025-06-12T11:38:29Z"/>
        </w:rPr>
      </w:pPr>
    </w:p>
    <w:p>
      <w:pPr>
        <w:rPr>
          <w:ins w:id="3" w:author="黄丽耘" w:date="2025-06-12T11:38:30Z"/>
        </w:rPr>
      </w:pPr>
    </w:p>
    <w:p>
      <w:pPr>
        <w:pStyle w:val="2"/>
        <w:rPr>
          <w:ins w:id="4" w:author="黄丽耘" w:date="2025-06-12T11:38:31Z"/>
        </w:rPr>
      </w:pPr>
    </w:p>
    <w:p>
      <w:pPr>
        <w:rPr>
          <w:ins w:id="5" w:author="黄丽耘" w:date="2025-06-12T11:38:31Z"/>
        </w:rPr>
      </w:pPr>
    </w:p>
    <w:p>
      <w:pPr>
        <w:pStyle w:val="2"/>
        <w:rPr>
          <w:ins w:id="6" w:author="黄丽耘" w:date="2025-06-12T11:38:32Z"/>
        </w:rPr>
      </w:pPr>
    </w:p>
    <w:p/>
    <w:p>
      <w:pPr>
        <w:pStyle w:val="4"/>
        <w:keepNext w:val="0"/>
        <w:keepLines w:val="0"/>
        <w:widowControl/>
        <w:suppressLineNumbers w:val="0"/>
        <w:spacing w:line="360" w:lineRule="auto"/>
        <w:rPr>
          <w:rFonts w:hint="eastAsia" w:ascii="Times New Roman" w:hAnsi="Times New Roman" w:eastAsia="宋体" w:cs="宋体"/>
          <w:b/>
          <w:bCs/>
          <w:kern w:val="2"/>
          <w:sz w:val="24"/>
          <w:szCs w:val="24"/>
        </w:rPr>
      </w:pPr>
      <w:r>
        <w:rPr>
          <w:rFonts w:hint="eastAsia" w:ascii="宋体" w:hAnsi="宋体" w:eastAsia="宋体" w:cs="宋体"/>
          <w:b/>
          <w:bCs/>
          <w:kern w:val="2"/>
          <w:sz w:val="24"/>
          <w:szCs w:val="24"/>
        </w:rPr>
        <w:t>附件</w:t>
      </w:r>
      <w:r>
        <w:rPr>
          <w:rFonts w:hint="default" w:ascii="Times New Roman" w:hAnsi="Times New Roman" w:eastAsia="宋体" w:cs="Times New Roman"/>
          <w:b/>
          <w:bCs/>
          <w:kern w:val="2"/>
          <w:sz w:val="24"/>
          <w:szCs w:val="24"/>
        </w:rPr>
        <w:t>1</w:t>
      </w:r>
    </w:p>
    <w:p>
      <w:pPr>
        <w:keepNext w:val="0"/>
        <w:keepLines w:val="0"/>
        <w:widowControl w:val="0"/>
        <w:numPr>
          <w:ilvl w:val="0"/>
          <w:numId w:val="1"/>
        </w:numPr>
        <w:suppressLineNumbers w:val="0"/>
        <w:spacing w:before="0" w:beforeAutospacing="0" w:after="0" w:afterAutospacing="0" w:line="360" w:lineRule="auto"/>
        <w:ind w:left="0" w:right="0" w:firstLine="0"/>
        <w:jc w:val="left"/>
        <w:rPr>
          <w:ins w:id="8" w:author="huangliyun" w:date="2025-06-17T10:10:13Z"/>
          <w:rFonts w:hint="eastAsia" w:ascii="宋体" w:hAnsi="宋体" w:eastAsia="宋体" w:cs="宋体"/>
          <w:kern w:val="2"/>
          <w:sz w:val="21"/>
          <w:szCs w:val="21"/>
        </w:rPr>
        <w:pPrChange w:id="7" w:author="huangliyun" w:date="2025-06-17T10:10:05Z">
          <w:pPr>
            <w:keepNext w:val="0"/>
            <w:keepLines w:val="0"/>
            <w:widowControl w:val="0"/>
            <w:numPr>
              <w:ilvl w:val="0"/>
              <w:numId w:val="1"/>
            </w:numPr>
            <w:suppressLineNumbers w:val="0"/>
            <w:spacing w:before="0" w:beforeAutospacing="0" w:after="0" w:afterAutospacing="0" w:line="360" w:lineRule="auto"/>
            <w:ind w:left="0" w:right="0" w:firstLine="0"/>
            <w:jc w:val="both"/>
          </w:pPr>
        </w:pPrChange>
      </w:pPr>
      <w:r>
        <w:rPr>
          <w:rFonts w:hint="eastAsia" w:ascii="宋体" w:hAnsi="宋体" w:eastAsia="宋体" w:cs="宋体"/>
          <w:kern w:val="2"/>
          <w:sz w:val="21"/>
          <w:szCs w:val="21"/>
          <w:lang w:val="en-US" w:eastAsia="zh-CN" w:bidi="ar"/>
        </w:rPr>
        <w:t>事件的根本原因或最可能原因：</w:t>
      </w:r>
    </w:p>
    <w:p>
      <w:pPr>
        <w:keepNext w:val="0"/>
        <w:keepLines w:val="0"/>
        <w:widowControl w:val="0"/>
        <w:numPr>
          <w:ilvl w:val="-1"/>
          <w:numId w:val="0"/>
        </w:numPr>
        <w:suppressLineNumbers w:val="0"/>
        <w:spacing w:before="0" w:beforeAutospacing="0" w:after="0" w:afterAutospacing="0" w:line="360" w:lineRule="auto"/>
        <w:ind w:left="0" w:right="0" w:firstLine="0" w:firstLineChars="0"/>
        <w:jc w:val="both"/>
        <w:rPr>
          <w:del w:id="10" w:author="huangliyun" w:date="2025-06-17T10:10:11Z"/>
          <w:rFonts w:hint="eastAsia" w:ascii="宋体" w:hAnsi="宋体" w:eastAsia="宋体" w:cs="宋体"/>
          <w:kern w:val="2"/>
          <w:sz w:val="21"/>
          <w:szCs w:val="21"/>
          <w:rPrChange w:id="11" w:author="黄丽耘" w:date="2025-06-12T15:32:32Z">
            <w:rPr>
              <w:del w:id="12" w:author="huangliyun" w:date="2025-06-17T10:10:11Z"/>
              <w:rFonts w:hint="default" w:ascii="Times New Roman" w:hAnsi="Times New Roman" w:eastAsia="宋体" w:cs="Times New Roman"/>
              <w:kern w:val="2"/>
              <w:sz w:val="21"/>
              <w:szCs w:val="21"/>
            </w:rPr>
          </w:rPrChange>
        </w:rPr>
        <w:pPrChange w:id="9" w:author="huangliyun" w:date="2025-06-17T10:15:16Z">
          <w:pPr>
            <w:keepNext w:val="0"/>
            <w:keepLines w:val="0"/>
            <w:widowControl w:val="0"/>
            <w:numPr>
              <w:ilvl w:val="0"/>
              <w:numId w:val="1"/>
            </w:numPr>
            <w:suppressLineNumbers w:val="0"/>
            <w:spacing w:before="0" w:beforeAutospacing="0" w:after="0" w:afterAutospacing="0" w:line="360" w:lineRule="auto"/>
            <w:ind w:left="0" w:right="0" w:firstLine="0"/>
            <w:jc w:val="both"/>
          </w:pPr>
        </w:pPrChange>
      </w:pPr>
    </w:p>
    <w:p>
      <w:pPr>
        <w:pStyle w:val="2"/>
        <w:keepNext w:val="0"/>
        <w:keepLines w:val="0"/>
        <w:widowControl w:val="0"/>
        <w:suppressLineNumbers w:val="0"/>
        <w:spacing w:before="0" w:beforeAutospacing="0" w:after="0" w:afterAutospacing="0" w:line="360" w:lineRule="auto"/>
        <w:ind w:left="0" w:right="0" w:firstLine="210" w:firstLineChars="100"/>
        <w:jc w:val="both"/>
        <w:rPr>
          <w:ins w:id="14" w:author="huangliyun" w:date="2025-06-17T10:16:24Z"/>
          <w:rFonts w:hint="eastAsia" w:ascii="宋体" w:hAnsi="宋体" w:eastAsia="宋体" w:cs="宋体"/>
          <w:b w:val="0"/>
          <w:bCs w:val="0"/>
          <w:i w:val="0"/>
          <w:iCs w:val="0"/>
          <w:caps w:val="0"/>
          <w:spacing w:val="0"/>
          <w:kern w:val="2"/>
          <w:sz w:val="21"/>
          <w:szCs w:val="21"/>
          <w:shd w:val="clear"/>
          <w:lang w:eastAsia="zh-CN" w:bidi="ar"/>
          <w:rPrChange w:id="15" w:author="huangliyun" w:date="2025-06-17T16:33:08Z">
            <w:rPr>
              <w:ins w:id="16" w:author="huangliyun" w:date="2025-06-17T10:16:24Z"/>
              <w:rFonts w:hint="eastAsia" w:ascii="宋体" w:hAnsi="宋体" w:eastAsia="宋体" w:cs="宋体"/>
              <w:b w:val="0"/>
              <w:bCs w:val="0"/>
              <w:i w:val="0"/>
              <w:iCs w:val="0"/>
              <w:caps w:val="0"/>
              <w:spacing w:val="0"/>
              <w:kern w:val="2"/>
              <w:sz w:val="21"/>
              <w:szCs w:val="21"/>
              <w:shd w:val="clear"/>
              <w:lang w:eastAsia="zh-CN" w:bidi="ar"/>
            </w:rPr>
          </w:rPrChange>
        </w:rPr>
        <w:pPrChange w:id="13" w:author="huangliyun" w:date="2025-06-17T16:38:48Z">
          <w:pPr>
            <w:keepNext w:val="0"/>
            <w:keepLines w:val="0"/>
            <w:widowControl w:val="0"/>
            <w:suppressLineNumbers w:val="0"/>
            <w:spacing w:before="0" w:beforeAutospacing="0" w:after="0" w:afterAutospacing="0" w:line="360" w:lineRule="auto"/>
            <w:ind w:left="0" w:right="0" w:firstLine="210" w:firstLineChars="100"/>
            <w:jc w:val="both"/>
          </w:pPr>
        </w:pPrChange>
      </w:pPr>
      <w:r>
        <w:rPr>
          <w:rFonts w:hint="eastAsia" w:ascii="宋体" w:hAnsi="宋体" w:eastAsia="宋体" w:cs="宋体"/>
          <w:b w:val="0"/>
          <w:bCs w:val="0"/>
          <w:kern w:val="2"/>
          <w:sz w:val="21"/>
          <w:szCs w:val="21"/>
          <w:lang w:val="en-US" w:eastAsia="zh-CN" w:bidi="ar"/>
          <w:rPrChange w:id="17" w:author="huangliyun" w:date="2025-06-17T10:16:17Z">
            <w:rPr>
              <w:rFonts w:hint="eastAsia" w:ascii="宋体" w:hAnsi="宋体" w:eastAsia="宋体" w:cs="宋体"/>
              <w:kern w:val="2"/>
              <w:sz w:val="21"/>
              <w:szCs w:val="21"/>
              <w:lang w:val="en-US" w:eastAsia="zh-CN" w:bidi="ar"/>
            </w:rPr>
          </w:rPrChange>
        </w:rPr>
        <w:t>《员工培训教育管理规程》SOP.PM.003/17</w:t>
      </w:r>
      <w:ins w:id="18" w:author="huangliyun" w:date="2025-06-17T16:52:24Z">
        <w:r>
          <w:rPr>
            <w:rFonts w:hint="eastAsia" w:ascii="宋体" w:hAnsi="宋体" w:eastAsia="宋体" w:cs="宋体"/>
            <w:b w:val="0"/>
            <w:bCs w:val="0"/>
            <w:i w:val="0"/>
            <w:iCs w:val="0"/>
            <w:caps w:val="0"/>
            <w:spacing w:val="0"/>
            <w:kern w:val="2"/>
            <w:sz w:val="21"/>
            <w:szCs w:val="21"/>
            <w:shd w:val="clear"/>
            <w:lang w:val="en-US" w:eastAsia="zh-CN" w:bidi="ar"/>
          </w:rPr>
          <w:t>文件</w:t>
        </w:r>
      </w:ins>
      <w:ins w:id="19" w:author="huangliyun" w:date="2025-06-17T16:52:25Z">
        <w:r>
          <w:rPr>
            <w:rFonts w:hint="eastAsia" w:ascii="宋体" w:hAnsi="宋体" w:eastAsia="宋体" w:cs="宋体"/>
            <w:b w:val="0"/>
            <w:bCs w:val="0"/>
            <w:i w:val="0"/>
            <w:iCs w:val="0"/>
            <w:caps w:val="0"/>
            <w:spacing w:val="0"/>
            <w:kern w:val="2"/>
            <w:sz w:val="21"/>
            <w:szCs w:val="21"/>
            <w:shd w:val="clear"/>
            <w:lang w:val="en-US" w:eastAsia="zh-CN" w:bidi="ar"/>
          </w:rPr>
          <w:t>中</w:t>
        </w:r>
      </w:ins>
      <w:ins w:id="20" w:author="huangliyun" w:date="2025-06-17T16:32:55Z">
        <w:r>
          <w:rPr>
            <w:rFonts w:hint="eastAsia" w:ascii="宋体" w:hAnsi="宋体" w:eastAsia="宋体" w:cs="宋体"/>
            <w:b w:val="0"/>
            <w:bCs w:val="0"/>
            <w:i w:val="0"/>
            <w:iCs w:val="0"/>
            <w:caps w:val="0"/>
            <w:spacing w:val="0"/>
            <w:kern w:val="2"/>
            <w:sz w:val="21"/>
            <w:szCs w:val="21"/>
            <w:shd w:val="clear"/>
            <w:lang w:eastAsia="zh-CN" w:bidi="ar"/>
            <w:rPrChange w:id="21" w:author="huangliyun" w:date="2025-06-17T16:38:47Z">
              <w:rPr>
                <w:rStyle w:val="8"/>
                <w:rFonts w:ascii="Segoe UI" w:hAnsi="Segoe UI" w:eastAsia="Segoe UI" w:cs="Segoe UI"/>
                <w:b/>
                <w:bCs/>
                <w:i w:val="0"/>
                <w:iCs w:val="0"/>
                <w:caps w:val="0"/>
                <w:color w:val="404040"/>
                <w:spacing w:val="0"/>
                <w:sz w:val="24"/>
                <w:szCs w:val="24"/>
                <w:shd w:val="clear" w:fill="FFFFFF"/>
              </w:rPr>
            </w:rPrChange>
          </w:rPr>
          <w:t>规定所有员工均需通过相关文件知识考核且合格后方可上岗</w:t>
        </w:r>
      </w:ins>
      <w:ins w:id="23" w:author="huangliyun" w:date="2025-06-17T16:53:00Z">
        <w:r>
          <w:rPr>
            <w:rFonts w:hint="eastAsia" w:ascii="宋体" w:hAnsi="宋体" w:eastAsia="宋体" w:cs="宋体"/>
            <w:b w:val="0"/>
            <w:bCs w:val="0"/>
            <w:i w:val="0"/>
            <w:iCs w:val="0"/>
            <w:caps w:val="0"/>
            <w:spacing w:val="0"/>
            <w:kern w:val="2"/>
            <w:sz w:val="21"/>
            <w:szCs w:val="21"/>
            <w:shd w:val="clear"/>
            <w:lang w:eastAsia="zh-CN" w:bidi="ar"/>
          </w:rPr>
          <w:t>。</w:t>
        </w:r>
      </w:ins>
      <w:ins w:id="24" w:author="huangliyun" w:date="2025-06-17T16:52:37Z">
        <w:r>
          <w:rPr>
            <w:rFonts w:hint="eastAsia" w:ascii="宋体" w:hAnsi="宋体" w:eastAsia="宋体" w:cs="宋体"/>
            <w:b w:val="0"/>
            <w:bCs w:val="0"/>
            <w:i w:val="0"/>
            <w:iCs w:val="0"/>
            <w:caps w:val="0"/>
            <w:spacing w:val="0"/>
            <w:kern w:val="2"/>
            <w:sz w:val="21"/>
            <w:szCs w:val="21"/>
            <w:shd w:val="clear"/>
            <w:lang w:val="en-US" w:eastAsia="zh-CN" w:bidi="ar"/>
          </w:rPr>
          <w:t>而</w:t>
        </w:r>
      </w:ins>
      <w:ins w:id="25" w:author="huangliyun" w:date="2025-06-17T16:52:45Z">
        <w:r>
          <w:rPr>
            <w:rFonts w:hint="eastAsia" w:ascii="宋体" w:hAnsi="宋体" w:eastAsia="宋体" w:cs="宋体"/>
            <w:b w:val="0"/>
            <w:bCs w:val="0"/>
            <w:i w:val="0"/>
            <w:iCs w:val="0"/>
            <w:caps w:val="0"/>
            <w:spacing w:val="0"/>
            <w:kern w:val="2"/>
            <w:sz w:val="21"/>
            <w:szCs w:val="21"/>
            <w:shd w:val="clear"/>
            <w:lang w:val="en-US" w:eastAsia="zh-CN" w:bidi="ar"/>
          </w:rPr>
          <w:t>文件</w:t>
        </w:r>
      </w:ins>
      <w:ins w:id="26" w:author="huangliyun" w:date="2025-06-17T16:52:50Z">
        <w:r>
          <w:rPr>
            <w:rFonts w:hint="eastAsia" w:ascii="宋体" w:hAnsi="宋体" w:eastAsia="宋体" w:cs="宋体"/>
            <w:b w:val="0"/>
            <w:bCs w:val="0"/>
            <w:i w:val="0"/>
            <w:iCs w:val="0"/>
            <w:caps w:val="0"/>
            <w:spacing w:val="0"/>
            <w:kern w:val="2"/>
            <w:sz w:val="21"/>
            <w:szCs w:val="21"/>
            <w:shd w:val="clear"/>
            <w:lang w:val="en-US" w:eastAsia="zh-CN" w:bidi="ar"/>
          </w:rPr>
          <w:t>中</w:t>
        </w:r>
      </w:ins>
      <w:ins w:id="27" w:author="huangliyun" w:date="2025-06-17T16:33:34Z">
        <w:r>
          <w:rPr>
            <w:rFonts w:hint="eastAsia" w:ascii="宋体" w:hAnsi="宋体" w:eastAsia="宋体" w:cs="宋体"/>
            <w:b w:val="0"/>
            <w:bCs w:val="0"/>
            <w:i w:val="0"/>
            <w:iCs w:val="0"/>
            <w:caps w:val="0"/>
            <w:spacing w:val="0"/>
            <w:kern w:val="2"/>
            <w:sz w:val="21"/>
            <w:szCs w:val="21"/>
            <w:shd w:val="clear"/>
            <w:lang w:val="en-US" w:eastAsia="zh-CN" w:bidi="ar"/>
            <w:rPrChange w:id="28" w:author="huangliyun" w:date="2025-06-17T16:38:29Z">
              <w:rPr>
                <w:rStyle w:val="8"/>
                <w:rFonts w:hint="eastAsia" w:ascii="宋体" w:hAnsi="宋体" w:eastAsia="宋体" w:cs="宋体"/>
                <w:b w:val="0"/>
                <w:bCs w:val="0"/>
                <w:i w:val="0"/>
                <w:iCs w:val="0"/>
                <w:caps w:val="0"/>
                <w:color w:val="404040"/>
                <w:spacing w:val="0"/>
                <w:sz w:val="21"/>
                <w:szCs w:val="21"/>
                <w:shd w:val="clear" w:fill="FFFFFF"/>
                <w:lang w:val="en-US" w:eastAsia="zh-CN"/>
              </w:rPr>
            </w:rPrChange>
          </w:rPr>
          <w:t>没有</w:t>
        </w:r>
      </w:ins>
      <w:ins w:id="30" w:author="huangliyun" w:date="2025-06-17T16:32:55Z">
        <w:r>
          <w:rPr>
            <w:rFonts w:hint="eastAsia" w:ascii="宋体" w:hAnsi="宋体" w:eastAsia="宋体" w:cs="宋体"/>
            <w:b w:val="0"/>
            <w:bCs w:val="0"/>
            <w:i w:val="0"/>
            <w:iCs w:val="0"/>
            <w:caps w:val="0"/>
            <w:spacing w:val="0"/>
            <w:kern w:val="2"/>
            <w:sz w:val="21"/>
            <w:szCs w:val="21"/>
            <w:shd w:val="clear"/>
            <w:lang w:eastAsia="zh-CN" w:bidi="ar"/>
            <w:rPrChange w:id="31" w:author="huangliyun" w:date="2025-06-17T16:38:47Z">
              <w:rPr>
                <w:rStyle w:val="8"/>
                <w:rFonts w:ascii="Segoe UI" w:hAnsi="Segoe UI" w:eastAsia="Segoe UI" w:cs="Segoe UI"/>
                <w:b/>
                <w:bCs/>
                <w:i w:val="0"/>
                <w:iCs w:val="0"/>
                <w:caps w:val="0"/>
                <w:color w:val="404040"/>
                <w:spacing w:val="0"/>
                <w:sz w:val="24"/>
                <w:szCs w:val="24"/>
                <w:shd w:val="clear" w:fill="FFFFFF"/>
              </w:rPr>
            </w:rPrChange>
          </w:rPr>
          <w:t>明确</w:t>
        </w:r>
      </w:ins>
      <w:ins w:id="33" w:author="huangliyun" w:date="2025-06-17T16:33:38Z">
        <w:r>
          <w:rPr>
            <w:rFonts w:hint="eastAsia" w:ascii="宋体" w:hAnsi="宋体" w:eastAsia="宋体" w:cs="宋体"/>
            <w:b w:val="0"/>
            <w:bCs w:val="0"/>
            <w:i w:val="0"/>
            <w:iCs w:val="0"/>
            <w:caps w:val="0"/>
            <w:spacing w:val="0"/>
            <w:kern w:val="2"/>
            <w:sz w:val="21"/>
            <w:szCs w:val="21"/>
            <w:shd w:val="clear"/>
            <w:lang w:val="en-US" w:eastAsia="zh-CN" w:bidi="ar"/>
            <w:rPrChange w:id="34" w:author="huangliyun" w:date="2025-06-17T16:38:29Z">
              <w:rPr>
                <w:rStyle w:val="8"/>
                <w:rFonts w:hint="eastAsia" w:ascii="宋体" w:hAnsi="宋体" w:eastAsia="宋体" w:cs="宋体"/>
                <w:b w:val="0"/>
                <w:bCs w:val="0"/>
                <w:i w:val="0"/>
                <w:iCs w:val="0"/>
                <w:caps w:val="0"/>
                <w:color w:val="404040"/>
                <w:spacing w:val="0"/>
                <w:sz w:val="21"/>
                <w:szCs w:val="21"/>
                <w:shd w:val="clear" w:fill="FFFFFF"/>
                <w:lang w:val="en-US" w:eastAsia="zh-CN"/>
              </w:rPr>
            </w:rPrChange>
          </w:rPr>
          <w:t>规</w:t>
        </w:r>
      </w:ins>
      <w:ins w:id="36" w:author="huangliyun" w:date="2025-06-17T16:32:55Z">
        <w:r>
          <w:rPr>
            <w:rFonts w:hint="eastAsia" w:ascii="宋体" w:hAnsi="宋体" w:eastAsia="宋体" w:cs="宋体"/>
            <w:b w:val="0"/>
            <w:bCs w:val="0"/>
            <w:i w:val="0"/>
            <w:iCs w:val="0"/>
            <w:caps w:val="0"/>
            <w:spacing w:val="0"/>
            <w:kern w:val="2"/>
            <w:sz w:val="21"/>
            <w:szCs w:val="21"/>
            <w:shd w:val="clear"/>
            <w:lang w:eastAsia="zh-CN" w:bidi="ar"/>
            <w:rPrChange w:id="37" w:author="huangliyun" w:date="2025-06-17T16:38:47Z">
              <w:rPr>
                <w:rStyle w:val="8"/>
                <w:rFonts w:ascii="Segoe UI" w:hAnsi="Segoe UI" w:eastAsia="Segoe UI" w:cs="Segoe UI"/>
                <w:b/>
                <w:bCs/>
                <w:i w:val="0"/>
                <w:iCs w:val="0"/>
                <w:caps w:val="0"/>
                <w:color w:val="404040"/>
                <w:spacing w:val="0"/>
                <w:sz w:val="24"/>
                <w:szCs w:val="24"/>
                <w:shd w:val="clear" w:fill="FFFFFF"/>
              </w:rPr>
            </w:rPrChange>
          </w:rPr>
          <w:t>定培训及考核内容需涵盖所有</w:t>
        </w:r>
      </w:ins>
      <w:ins w:id="39" w:author="huangliyun" w:date="2025-06-17T16:34:51Z">
        <w:r>
          <w:rPr>
            <w:rFonts w:hint="eastAsia" w:ascii="宋体" w:hAnsi="宋体" w:eastAsia="宋体" w:cs="宋体"/>
            <w:b w:val="0"/>
            <w:bCs w:val="0"/>
            <w:i w:val="0"/>
            <w:iCs w:val="0"/>
            <w:caps w:val="0"/>
            <w:spacing w:val="0"/>
            <w:kern w:val="2"/>
            <w:sz w:val="21"/>
            <w:szCs w:val="21"/>
            <w:shd w:val="clear"/>
            <w:lang w:val="en-US" w:eastAsia="zh-CN" w:bidi="ar"/>
            <w:rPrChange w:id="40" w:author="huangliyun" w:date="2025-06-17T16:38:29Z">
              <w:rPr>
                <w:rStyle w:val="8"/>
                <w:rFonts w:hint="eastAsia" w:ascii="宋体" w:hAnsi="宋体" w:eastAsia="宋体" w:cs="宋体"/>
                <w:b w:val="0"/>
                <w:bCs w:val="0"/>
                <w:i w:val="0"/>
                <w:iCs w:val="0"/>
                <w:caps w:val="0"/>
                <w:color w:val="404040"/>
                <w:spacing w:val="0"/>
                <w:sz w:val="21"/>
                <w:szCs w:val="21"/>
                <w:shd w:val="clear" w:fill="FFFFFF"/>
                <w:lang w:val="en-US" w:eastAsia="zh-CN"/>
              </w:rPr>
            </w:rPrChange>
          </w:rPr>
          <w:t>每份</w:t>
        </w:r>
      </w:ins>
      <w:ins w:id="42" w:author="huangliyun" w:date="2025-06-17T16:34:52Z">
        <w:r>
          <w:rPr>
            <w:rFonts w:hint="eastAsia" w:ascii="宋体" w:hAnsi="宋体" w:eastAsia="宋体" w:cs="宋体"/>
            <w:b w:val="0"/>
            <w:bCs w:val="0"/>
            <w:i w:val="0"/>
            <w:iCs w:val="0"/>
            <w:caps w:val="0"/>
            <w:spacing w:val="0"/>
            <w:kern w:val="2"/>
            <w:sz w:val="21"/>
            <w:szCs w:val="21"/>
            <w:shd w:val="clear"/>
            <w:lang w:val="en-US" w:eastAsia="zh-CN" w:bidi="ar"/>
            <w:rPrChange w:id="43" w:author="huangliyun" w:date="2025-06-17T16:38:29Z">
              <w:rPr>
                <w:rStyle w:val="8"/>
                <w:rFonts w:hint="eastAsia" w:ascii="宋体" w:hAnsi="宋体" w:eastAsia="宋体" w:cs="宋体"/>
                <w:b w:val="0"/>
                <w:bCs w:val="0"/>
                <w:i w:val="0"/>
                <w:iCs w:val="0"/>
                <w:caps w:val="0"/>
                <w:color w:val="404040"/>
                <w:spacing w:val="0"/>
                <w:sz w:val="21"/>
                <w:szCs w:val="21"/>
                <w:shd w:val="clear" w:fill="FFFFFF"/>
                <w:lang w:val="en-US" w:eastAsia="zh-CN"/>
              </w:rPr>
            </w:rPrChange>
          </w:rPr>
          <w:t>文件</w:t>
        </w:r>
      </w:ins>
      <w:ins w:id="45" w:author="huangliyun" w:date="2025-06-17T16:34:56Z">
        <w:r>
          <w:rPr>
            <w:rFonts w:hint="eastAsia" w:ascii="宋体" w:hAnsi="宋体" w:eastAsia="宋体" w:cs="宋体"/>
            <w:b w:val="0"/>
            <w:bCs w:val="0"/>
            <w:i w:val="0"/>
            <w:iCs w:val="0"/>
            <w:caps w:val="0"/>
            <w:spacing w:val="0"/>
            <w:kern w:val="2"/>
            <w:sz w:val="21"/>
            <w:szCs w:val="21"/>
            <w:shd w:val="clear"/>
            <w:lang w:val="en-US" w:eastAsia="zh-CN" w:bidi="ar"/>
            <w:rPrChange w:id="46" w:author="huangliyun" w:date="2025-06-17T16:38:29Z">
              <w:rPr>
                <w:rStyle w:val="8"/>
                <w:rFonts w:hint="eastAsia" w:ascii="宋体" w:hAnsi="宋体" w:eastAsia="宋体" w:cs="宋体"/>
                <w:b w:val="0"/>
                <w:bCs w:val="0"/>
                <w:i w:val="0"/>
                <w:iCs w:val="0"/>
                <w:caps w:val="0"/>
                <w:color w:val="404040"/>
                <w:spacing w:val="0"/>
                <w:sz w:val="21"/>
                <w:szCs w:val="21"/>
                <w:shd w:val="clear" w:fill="FFFFFF"/>
                <w:lang w:val="en-US" w:eastAsia="zh-CN"/>
              </w:rPr>
            </w:rPrChange>
          </w:rPr>
          <w:t>内容</w:t>
        </w:r>
      </w:ins>
      <w:ins w:id="48" w:author="huangliyun" w:date="2025-06-17T16:34:57Z">
        <w:r>
          <w:rPr>
            <w:rFonts w:hint="eastAsia" w:ascii="宋体" w:hAnsi="宋体" w:eastAsia="宋体" w:cs="宋体"/>
            <w:b w:val="0"/>
            <w:bCs w:val="0"/>
            <w:i w:val="0"/>
            <w:iCs w:val="0"/>
            <w:caps w:val="0"/>
            <w:spacing w:val="0"/>
            <w:kern w:val="2"/>
            <w:sz w:val="21"/>
            <w:szCs w:val="21"/>
            <w:shd w:val="clear"/>
            <w:lang w:val="en-US" w:eastAsia="zh-CN" w:bidi="ar"/>
            <w:rPrChange w:id="49" w:author="huangliyun" w:date="2025-06-17T16:38:29Z">
              <w:rPr>
                <w:rStyle w:val="8"/>
                <w:rFonts w:hint="eastAsia" w:ascii="宋体" w:hAnsi="宋体" w:eastAsia="宋体" w:cs="宋体"/>
                <w:b w:val="0"/>
                <w:bCs w:val="0"/>
                <w:i w:val="0"/>
                <w:iCs w:val="0"/>
                <w:caps w:val="0"/>
                <w:color w:val="404040"/>
                <w:spacing w:val="0"/>
                <w:sz w:val="21"/>
                <w:szCs w:val="21"/>
                <w:shd w:val="clear" w:fill="FFFFFF"/>
                <w:lang w:val="en-US" w:eastAsia="zh-CN"/>
              </w:rPr>
            </w:rPrChange>
          </w:rPr>
          <w:t>的</w:t>
        </w:r>
      </w:ins>
      <w:ins w:id="51" w:author="huangliyun" w:date="2025-06-17T16:32:55Z">
        <w:r>
          <w:rPr>
            <w:rFonts w:hint="eastAsia" w:ascii="宋体" w:hAnsi="宋体" w:eastAsia="宋体" w:cs="宋体"/>
            <w:b w:val="0"/>
            <w:bCs w:val="0"/>
            <w:i w:val="0"/>
            <w:iCs w:val="0"/>
            <w:caps w:val="0"/>
            <w:spacing w:val="0"/>
            <w:kern w:val="2"/>
            <w:sz w:val="21"/>
            <w:szCs w:val="21"/>
            <w:shd w:val="clear"/>
            <w:lang w:eastAsia="zh-CN" w:bidi="ar"/>
            <w:rPrChange w:id="52" w:author="huangliyun" w:date="2025-06-17T16:38:47Z">
              <w:rPr>
                <w:rStyle w:val="8"/>
                <w:rFonts w:ascii="Segoe UI" w:hAnsi="Segoe UI" w:eastAsia="Segoe UI" w:cs="Segoe UI"/>
                <w:b/>
                <w:bCs/>
                <w:i w:val="0"/>
                <w:iCs w:val="0"/>
                <w:caps w:val="0"/>
                <w:color w:val="404040"/>
                <w:spacing w:val="0"/>
                <w:sz w:val="24"/>
                <w:szCs w:val="24"/>
                <w:shd w:val="clear" w:fill="FFFFFF"/>
              </w:rPr>
            </w:rPrChange>
          </w:rPr>
          <w:t>要求，</w:t>
        </w:r>
      </w:ins>
      <w:ins w:id="54" w:author="huangliyun" w:date="2025-06-17T16:53:08Z">
        <w:r>
          <w:rPr>
            <w:rFonts w:hint="eastAsia" w:ascii="宋体" w:hAnsi="宋体" w:eastAsia="宋体" w:cs="宋体"/>
            <w:b w:val="0"/>
            <w:bCs w:val="0"/>
            <w:i w:val="0"/>
            <w:iCs w:val="0"/>
            <w:caps w:val="0"/>
            <w:spacing w:val="0"/>
            <w:kern w:val="2"/>
            <w:sz w:val="21"/>
            <w:szCs w:val="21"/>
            <w:shd w:val="clear"/>
            <w:lang w:val="en-US" w:eastAsia="zh-CN" w:bidi="ar"/>
          </w:rPr>
          <w:t>导致</w:t>
        </w:r>
      </w:ins>
      <w:ins w:id="55" w:author="huangliyun" w:date="2025-06-17T16:32:55Z">
        <w:r>
          <w:rPr>
            <w:rFonts w:hint="eastAsia" w:ascii="宋体" w:hAnsi="宋体" w:eastAsia="宋体" w:cs="宋体"/>
            <w:b w:val="0"/>
            <w:bCs w:val="0"/>
            <w:i w:val="0"/>
            <w:iCs w:val="0"/>
            <w:caps w:val="0"/>
            <w:spacing w:val="0"/>
            <w:kern w:val="2"/>
            <w:sz w:val="21"/>
            <w:szCs w:val="21"/>
            <w:shd w:val="clear"/>
            <w:lang w:eastAsia="zh-CN" w:bidi="ar"/>
            <w:rPrChange w:id="56" w:author="huangliyun" w:date="2025-06-17T16:38:47Z">
              <w:rPr>
                <w:rStyle w:val="8"/>
                <w:rFonts w:ascii="Segoe UI" w:hAnsi="Segoe UI" w:eastAsia="Segoe UI" w:cs="Segoe UI"/>
                <w:b/>
                <w:bCs/>
                <w:i w:val="0"/>
                <w:iCs w:val="0"/>
                <w:caps w:val="0"/>
                <w:color w:val="404040"/>
                <w:spacing w:val="0"/>
                <w:sz w:val="24"/>
                <w:szCs w:val="24"/>
                <w:shd w:val="clear" w:fill="FFFFFF"/>
              </w:rPr>
            </w:rPrChange>
          </w:rPr>
          <w:t>车间培训人员在执行过程中未能对所有文件内容实施全面培训与考核。</w:t>
        </w:r>
      </w:ins>
      <w:del w:id="58" w:author="huangliyun" w:date="2025-06-17T16:32:55Z">
        <w:r>
          <w:rPr>
            <w:rFonts w:hint="eastAsia" w:ascii="宋体" w:hAnsi="宋体" w:eastAsia="宋体" w:cs="宋体"/>
            <w:b w:val="0"/>
            <w:bCs w:val="0"/>
            <w:kern w:val="2"/>
            <w:sz w:val="21"/>
            <w:szCs w:val="21"/>
            <w:lang w:val="en-US" w:eastAsia="zh-CN" w:bidi="ar"/>
            <w:rPrChange w:id="59" w:author="huangliyun" w:date="2025-06-17T16:33:08Z">
              <w:rPr>
                <w:rFonts w:hint="eastAsia" w:ascii="宋体" w:hAnsi="宋体" w:cs="宋体"/>
                <w:kern w:val="2"/>
                <w:sz w:val="21"/>
                <w:szCs w:val="21"/>
                <w:lang w:val="en-US" w:eastAsia="zh" w:bidi="ar"/>
              </w:rPr>
            </w:rPrChange>
          </w:rPr>
          <w:delText>没有明确规定</w:delText>
        </w:r>
      </w:del>
      <w:del w:id="61"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62" w:author="huangliyun" w:date="2025-06-17T16:33:08Z">
              <w:rPr>
                <w:rFonts w:hint="eastAsia" w:ascii="宋体" w:hAnsi="宋体" w:eastAsia="宋体" w:cs="宋体"/>
                <w:i w:val="0"/>
                <w:iCs w:val="0"/>
                <w:caps w:val="0"/>
                <w:color w:val="404040"/>
                <w:spacing w:val="0"/>
                <w:sz w:val="22"/>
                <w:szCs w:val="22"/>
                <w:shd w:val="clear" w:fill="FFFFFF"/>
              </w:rPr>
            </w:rPrChange>
          </w:rPr>
          <w:delText>“一次培训多份文件”的</w:delText>
        </w:r>
      </w:del>
      <w:del w:id="64"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65" w:author="huangliyun" w:date="2025-06-17T16:33:08Z">
              <w:rPr>
                <w:rFonts w:hint="eastAsia" w:ascii="宋体" w:hAnsi="宋体" w:eastAsia="宋体" w:cs="宋体"/>
                <w:i w:val="0"/>
                <w:iCs w:val="0"/>
                <w:caps w:val="0"/>
                <w:color w:val="404040"/>
                <w:spacing w:val="0"/>
                <w:sz w:val="22"/>
                <w:szCs w:val="22"/>
                <w:shd w:val="clear" w:fill="FFFFFF"/>
                <w:lang w:eastAsia="zh"/>
              </w:rPr>
            </w:rPrChange>
          </w:rPr>
          <w:delText>培训</w:delText>
        </w:r>
      </w:del>
      <w:del w:id="67"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68" w:author="huangliyun" w:date="2025-06-17T16:33:08Z">
              <w:rPr>
                <w:rFonts w:hint="eastAsia" w:ascii="宋体" w:hAnsi="宋体" w:eastAsia="宋体" w:cs="宋体"/>
                <w:i w:val="0"/>
                <w:iCs w:val="0"/>
                <w:caps w:val="0"/>
                <w:color w:val="404040"/>
                <w:spacing w:val="0"/>
                <w:sz w:val="22"/>
                <w:szCs w:val="22"/>
                <w:shd w:val="clear" w:fill="FFFFFF"/>
              </w:rPr>
            </w:rPrChange>
          </w:rPr>
          <w:delText>考核要求，</w:delText>
        </w:r>
      </w:del>
      <w:del w:id="70"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71" w:author="huangliyun" w:date="2025-06-17T16:33:08Z">
              <w:rPr>
                <w:rFonts w:hint="eastAsia" w:ascii="宋体" w:hAnsi="宋体" w:eastAsia="宋体" w:cs="宋体"/>
                <w:i w:val="0"/>
                <w:iCs w:val="0"/>
                <w:caps w:val="0"/>
                <w:color w:val="404040"/>
                <w:spacing w:val="0"/>
                <w:sz w:val="22"/>
                <w:szCs w:val="22"/>
                <w:shd w:val="clear" w:fill="FFFFFF"/>
              </w:rPr>
            </w:rPrChange>
          </w:rPr>
          <w:delText>可能</w:delText>
        </w:r>
      </w:del>
      <w:del w:id="73"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74" w:author="huangliyun" w:date="2025-06-17T16:33:08Z">
              <w:rPr>
                <w:rFonts w:hint="eastAsia" w:ascii="宋体" w:hAnsi="宋体" w:eastAsia="宋体" w:cs="宋体"/>
                <w:i w:val="0"/>
                <w:iCs w:val="0"/>
                <w:caps w:val="0"/>
                <w:color w:val="404040"/>
                <w:spacing w:val="0"/>
                <w:sz w:val="22"/>
                <w:szCs w:val="22"/>
                <w:shd w:val="clear" w:fill="FFFFFF"/>
                <w:lang w:eastAsia="zh"/>
              </w:rPr>
            </w:rPrChange>
          </w:rPr>
          <w:delText>会</w:delText>
        </w:r>
      </w:del>
      <w:ins w:id="76" w:author="成思欣" w:date="2025-06-12T11:31:09Z">
        <w:del w:id="77"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78" w:author="huangliyun" w:date="2025-06-17T16:33:08Z">
                <w:rPr>
                  <w:rFonts w:hint="eastAsia" w:ascii="宋体" w:hAnsi="宋体" w:cs="宋体"/>
                  <w:i w:val="0"/>
                  <w:iCs w:val="0"/>
                  <w:caps w:val="0"/>
                  <w:color w:val="404040"/>
                  <w:spacing w:val="0"/>
                  <w:sz w:val="22"/>
                  <w:szCs w:val="22"/>
                  <w:shd w:val="clear" w:fill="FFFFFF"/>
                  <w:lang w:eastAsia="zh"/>
                </w:rPr>
              </w:rPrChange>
            </w:rPr>
            <w:delText>无法确认</w:delText>
          </w:r>
        </w:del>
      </w:ins>
      <w:del w:id="81"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82" w:author="huangliyun" w:date="2025-06-17T16:33:08Z">
              <w:rPr>
                <w:rFonts w:hint="eastAsia" w:ascii="宋体" w:hAnsi="宋体" w:eastAsia="宋体" w:cs="宋体"/>
                <w:i w:val="0"/>
                <w:iCs w:val="0"/>
                <w:caps w:val="0"/>
                <w:color w:val="404040"/>
                <w:spacing w:val="0"/>
                <w:sz w:val="22"/>
                <w:szCs w:val="22"/>
                <w:shd w:val="clear" w:fill="FFFFFF"/>
              </w:rPr>
            </w:rPrChange>
          </w:rPr>
          <w:delText>导致</w:delText>
        </w:r>
      </w:del>
      <w:del w:id="84"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85" w:author="huangliyun" w:date="2025-06-17T16:33:08Z">
              <w:rPr>
                <w:rFonts w:hint="eastAsia" w:ascii="宋体" w:hAnsi="宋体" w:eastAsia="宋体" w:cs="宋体"/>
                <w:i w:val="0"/>
                <w:iCs w:val="0"/>
                <w:caps w:val="0"/>
                <w:color w:val="404040"/>
                <w:spacing w:val="0"/>
                <w:sz w:val="22"/>
                <w:szCs w:val="22"/>
                <w:shd w:val="clear" w:fill="FFFFFF"/>
              </w:rPr>
            </w:rPrChange>
          </w:rPr>
          <w:delText>员工是否真正理解并掌握了</w:delText>
        </w:r>
      </w:del>
      <w:del w:id="87"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88" w:author="huangliyun" w:date="2025-06-17T16:33:08Z">
              <w:rPr>
                <w:rFonts w:hint="eastAsia" w:ascii="宋体" w:hAnsi="宋体" w:cs="宋体"/>
                <w:i w:val="0"/>
                <w:iCs w:val="0"/>
                <w:caps w:val="0"/>
                <w:color w:val="404040"/>
                <w:spacing w:val="0"/>
                <w:sz w:val="22"/>
                <w:szCs w:val="22"/>
                <w:shd w:val="clear" w:fill="FFFFFF"/>
                <w:lang w:eastAsia="zh"/>
              </w:rPr>
            </w:rPrChange>
          </w:rPr>
          <w:delText>每一份</w:delText>
        </w:r>
      </w:del>
      <w:del w:id="90"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91" w:author="huangliyun" w:date="2025-06-17T16:33:08Z">
              <w:rPr>
                <w:rFonts w:hint="eastAsia" w:ascii="宋体" w:hAnsi="宋体" w:eastAsia="宋体" w:cs="宋体"/>
                <w:i w:val="0"/>
                <w:iCs w:val="0"/>
                <w:caps w:val="0"/>
                <w:color w:val="404040"/>
                <w:spacing w:val="0"/>
                <w:sz w:val="22"/>
                <w:szCs w:val="22"/>
                <w:shd w:val="clear" w:fill="FFFFFF"/>
              </w:rPr>
            </w:rPrChange>
          </w:rPr>
          <w:delText>受训文件的关键要求</w:delText>
        </w:r>
      </w:del>
      <w:del w:id="93" w:author="huangliyun" w:date="2025-06-17T16:32:55Z">
        <w:r>
          <w:rPr>
            <w:rFonts w:hint="eastAsia" w:ascii="宋体" w:hAnsi="宋体" w:eastAsia="宋体" w:cs="宋体"/>
            <w:b w:val="0"/>
            <w:bCs w:val="0"/>
            <w:i w:val="0"/>
            <w:iCs w:val="0"/>
            <w:caps w:val="0"/>
            <w:color w:val="404040"/>
            <w:spacing w:val="0"/>
            <w:kern w:val="2"/>
            <w:sz w:val="21"/>
            <w:szCs w:val="21"/>
            <w:shd w:val="clear" w:fill="FFFFFF"/>
            <w:lang w:eastAsia="zh-CN" w:bidi="ar"/>
            <w:rPrChange w:id="94" w:author="huangliyun" w:date="2025-06-17T16:33:08Z">
              <w:rPr>
                <w:rFonts w:hint="eastAsia" w:ascii="宋体" w:hAnsi="宋体" w:eastAsia="宋体" w:cs="宋体"/>
                <w:i w:val="0"/>
                <w:iCs w:val="0"/>
                <w:caps w:val="0"/>
                <w:color w:val="404040"/>
                <w:spacing w:val="0"/>
                <w:sz w:val="22"/>
                <w:szCs w:val="22"/>
                <w:shd w:val="clear" w:fill="FFFFFF"/>
                <w:lang w:eastAsia="zh"/>
              </w:rPr>
            </w:rPrChange>
          </w:rPr>
          <w:delText>，需进一步完善</w:delText>
        </w:r>
      </w:del>
      <w:del w:id="96" w:author="huangliyun" w:date="2025-06-17T16:27:46Z">
        <w:r>
          <w:rPr>
            <w:rFonts w:hint="eastAsia" w:ascii="宋体" w:hAnsi="宋体" w:eastAsia="宋体" w:cs="宋体"/>
            <w:b w:val="0"/>
            <w:bCs w:val="0"/>
            <w:i w:val="0"/>
            <w:iCs w:val="0"/>
            <w:caps w:val="0"/>
            <w:color w:val="404040"/>
            <w:spacing w:val="0"/>
            <w:kern w:val="2"/>
            <w:sz w:val="21"/>
            <w:szCs w:val="21"/>
            <w:shd w:val="clear" w:fill="FFFFFF"/>
            <w:lang w:eastAsia="zh-CN" w:bidi="ar"/>
            <w:rPrChange w:id="97" w:author="huangliyun" w:date="2025-06-17T16:33:08Z">
              <w:rPr>
                <w:rFonts w:hint="eastAsia" w:ascii="宋体" w:hAnsi="宋体" w:eastAsia="宋体" w:cs="宋体"/>
                <w:i w:val="0"/>
                <w:iCs w:val="0"/>
                <w:caps w:val="0"/>
                <w:color w:val="404040"/>
                <w:spacing w:val="0"/>
                <w:sz w:val="22"/>
                <w:szCs w:val="22"/>
                <w:shd w:val="clear" w:fill="FFFFFF"/>
                <w:lang w:eastAsia="zh"/>
              </w:rPr>
            </w:rPrChange>
          </w:rPr>
          <w:delText>。</w:delText>
        </w:r>
      </w:del>
    </w:p>
    <w:p>
      <w:pPr>
        <w:keepNext w:val="0"/>
        <w:keepLines w:val="0"/>
        <w:widowControl w:val="0"/>
        <w:suppressLineNumbers w:val="0"/>
        <w:spacing w:before="0" w:beforeAutospacing="0" w:after="0" w:afterAutospacing="0" w:line="360" w:lineRule="auto"/>
        <w:ind w:left="0" w:right="0" w:firstLine="210" w:firstLineChars="100"/>
        <w:jc w:val="both"/>
        <w:rPr>
          <w:rFonts w:hint="default" w:ascii="Times New Roman" w:hAnsi="Times New Roman" w:eastAsia="宋体" w:cs="Times New Roman"/>
          <w:i w:val="0"/>
          <w:iCs w:val="0"/>
          <w:caps w:val="0"/>
          <w:color w:val="auto"/>
          <w:spacing w:val="0"/>
          <w:sz w:val="21"/>
          <w:szCs w:val="20"/>
          <w:shd w:val="clear" w:fill="auto"/>
          <w:lang w:eastAsia="zh-CN" w:bidi="ar"/>
          <w:rPrChange w:id="99" w:author="huangliyun" w:date="2025-06-17T10:16:13Z">
            <w:rPr>
              <w:rFonts w:hint="eastAsia" w:ascii="宋体" w:hAnsi="宋体" w:eastAsia="宋体" w:cs="宋体"/>
              <w:i w:val="0"/>
              <w:iCs w:val="0"/>
              <w:caps w:val="0"/>
              <w:color w:val="404040"/>
              <w:spacing w:val="0"/>
              <w:sz w:val="22"/>
              <w:szCs w:val="22"/>
              <w:shd w:val="clear" w:fill="FFFFFF"/>
              <w:lang w:eastAsia="zh"/>
            </w:rPr>
          </w:rPrChange>
        </w:rPr>
      </w:pPr>
    </w:p>
    <w:p>
      <w:pPr>
        <w:keepNext w:val="0"/>
        <w:keepLines w:val="0"/>
        <w:widowControl w:val="0"/>
        <w:numPr>
          <w:ilvl w:val="0"/>
          <w:numId w:val="1"/>
        </w:numPr>
        <w:suppressLineNumbers w:val="0"/>
        <w:spacing w:before="0" w:beforeAutospacing="0" w:after="0" w:afterAutospacing="0" w:line="360" w:lineRule="auto"/>
        <w:ind w:left="0" w:leftChars="0" w:right="0" w:firstLine="0" w:firstLineChars="0"/>
        <w:jc w:val="left"/>
        <w:rPr>
          <w:del w:id="101" w:author="黄丽耘" w:date="2025-06-12T16:10:36Z"/>
          <w:rFonts w:hint="eastAsia" w:ascii="宋体" w:hAnsi="宋体" w:eastAsia="宋体" w:cs="宋体"/>
          <w:kern w:val="2"/>
          <w:sz w:val="21"/>
          <w:szCs w:val="21"/>
          <w:lang w:val="en-US" w:eastAsia="zh-CN" w:bidi="ar"/>
        </w:rPr>
        <w:pPrChange w:id="100" w:author="huangliyun" w:date="2025-06-17T10:10:05Z">
          <w:pPr>
            <w:keepNext w:val="0"/>
            <w:keepLines w:val="0"/>
            <w:widowControl w:val="0"/>
            <w:numPr>
              <w:ilvl w:val="0"/>
              <w:numId w:val="1"/>
            </w:numPr>
            <w:suppressLineNumbers w:val="0"/>
            <w:spacing w:before="0" w:beforeAutospacing="0" w:after="0" w:afterAutospacing="0" w:line="360" w:lineRule="auto"/>
            <w:ind w:left="0" w:leftChars="0" w:right="0" w:firstLine="0" w:firstLineChars="0"/>
            <w:jc w:val="both"/>
          </w:pPr>
        </w:pPrChange>
      </w:pPr>
      <w:r>
        <w:rPr>
          <w:rFonts w:hint="eastAsia" w:ascii="宋体" w:hAnsi="宋体" w:eastAsia="宋体" w:cs="宋体"/>
          <w:kern w:val="2"/>
          <w:sz w:val="21"/>
          <w:szCs w:val="21"/>
          <w:lang w:val="en-US" w:eastAsia="zh-CN" w:bidi="ar"/>
        </w:rPr>
        <w:t>风险评估</w:t>
      </w:r>
    </w:p>
    <w:p>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firstLineChars="0"/>
        <w:jc w:val="left"/>
        <w:rPr>
          <w:del w:id="103" w:author="黄丽耘" w:date="2025-06-12T15:28:48Z"/>
          <w:rFonts w:hint="eastAsia" w:ascii="宋体" w:hAnsi="宋体" w:eastAsia="宋体" w:cs="宋体"/>
          <w:b w:val="0"/>
          <w:bCs w:val="0"/>
          <w:kern w:val="2"/>
          <w:sz w:val="21"/>
          <w:szCs w:val="21"/>
          <w:lang w:val="en-US" w:eastAsia="zh" w:bidi="ar"/>
          <w:rPrChange w:id="104" w:author="黄丽耘" w:date="2025-06-12T15:32:32Z">
            <w:rPr>
              <w:del w:id="105" w:author="黄丽耘" w:date="2025-06-12T15:28:48Z"/>
              <w:rFonts w:hint="eastAsia" w:ascii="宋体" w:hAnsi="宋体" w:eastAsia="宋体" w:cs="宋体"/>
              <w:b w:val="0"/>
              <w:bCs w:val="0"/>
              <w:kern w:val="2"/>
              <w:sz w:val="21"/>
              <w:szCs w:val="21"/>
              <w:lang w:val="en-US" w:eastAsia="zh" w:bidi="ar"/>
            </w:rPr>
          </w:rPrChange>
        </w:rPr>
        <w:pPrChange w:id="102" w:author="huangliyun" w:date="2025-06-17T10:10:05Z">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ind w:left="0" w:leftChars="0" w:right="0" w:firstLine="0" w:firstLineChars="0"/>
          </w:pPr>
        </w:pPrChange>
      </w:pPr>
      <w:del w:id="106" w:author="黄丽耘" w:date="2025-06-12T15:28:48Z">
        <w:commentRangeStart w:id="0"/>
        <w:commentRangeStart w:id="1"/>
        <w:r>
          <w:rPr>
            <w:rFonts w:hint="eastAsia" w:ascii="宋体" w:hAnsi="宋体" w:eastAsia="宋体" w:cs="宋体"/>
            <w:b w:val="0"/>
            <w:bCs w:val="0"/>
            <w:kern w:val="2"/>
            <w:sz w:val="21"/>
            <w:szCs w:val="21"/>
            <w:lang w:val="en-US" w:eastAsia="zh" w:bidi="ar"/>
            <w:rPrChange w:id="107" w:author="黄丽耘" w:date="2025-06-12T15:32:36Z">
              <w:rPr>
                <w:rFonts w:hint="eastAsia" w:ascii="宋体" w:hAnsi="宋体" w:eastAsia="宋体" w:cs="宋体"/>
                <w:b w:val="0"/>
                <w:bCs w:val="0"/>
                <w:kern w:val="2"/>
                <w:sz w:val="21"/>
                <w:szCs w:val="21"/>
                <w:lang w:val="en-US" w:eastAsia="zh" w:bidi="ar"/>
              </w:rPr>
            </w:rPrChange>
          </w:rPr>
          <w:delText>2.1</w:delText>
        </w:r>
      </w:del>
      <w:del w:id="108" w:author="黄丽耘" w:date="2025-06-12T15:28:48Z">
        <w:r>
          <w:rPr>
            <w:rFonts w:hint="eastAsia" w:ascii="宋体" w:hAnsi="宋体" w:eastAsia="宋体" w:cs="宋体"/>
            <w:i w:val="0"/>
            <w:iCs w:val="0"/>
            <w:caps w:val="0"/>
            <w:color w:val="404040"/>
            <w:spacing w:val="0"/>
            <w:sz w:val="21"/>
            <w:szCs w:val="21"/>
            <w:shd w:val="clear" w:fill="FFFFFF"/>
            <w:rPrChange w:id="109" w:author="黄丽耘" w:date="2025-06-12T15:32:32Z">
              <w:rPr>
                <w:rFonts w:hint="eastAsia" w:ascii="宋体" w:hAnsi="宋体" w:eastAsia="宋体" w:cs="宋体"/>
                <w:i w:val="0"/>
                <w:iCs w:val="0"/>
                <w:caps w:val="0"/>
                <w:color w:val="404040"/>
                <w:spacing w:val="0"/>
                <w:sz w:val="21"/>
                <w:szCs w:val="21"/>
                <w:shd w:val="clear" w:fill="FFFFFF"/>
              </w:rPr>
            </w:rPrChange>
          </w:rPr>
          <w:delText>针对已完成培训的三份文件，目前仅设置了一道</w:delText>
        </w:r>
      </w:del>
      <w:del w:id="110" w:author="黄丽耘" w:date="2025-06-12T15:28:48Z">
        <w:r>
          <w:rPr>
            <w:rFonts w:hint="eastAsia" w:ascii="宋体" w:hAnsi="宋体" w:eastAsia="宋体" w:cs="宋体"/>
            <w:i w:val="0"/>
            <w:iCs w:val="0"/>
            <w:caps w:val="0"/>
            <w:color w:val="404040"/>
            <w:spacing w:val="0"/>
            <w:sz w:val="21"/>
            <w:szCs w:val="21"/>
            <w:shd w:val="clear" w:fill="FFFFFF"/>
            <w:lang w:eastAsia="zh"/>
            <w:rPrChange w:id="111" w:author="黄丽耘" w:date="2025-06-12T15:32:32Z">
              <w:rPr>
                <w:rFonts w:hint="eastAsia" w:ascii="宋体" w:hAnsi="宋体" w:eastAsia="宋体" w:cs="宋体"/>
                <w:i w:val="0"/>
                <w:iCs w:val="0"/>
                <w:caps w:val="0"/>
                <w:color w:val="404040"/>
                <w:spacing w:val="0"/>
                <w:sz w:val="21"/>
                <w:szCs w:val="21"/>
                <w:shd w:val="clear" w:fill="FFFFFF"/>
                <w:lang w:eastAsia="zh"/>
              </w:rPr>
            </w:rPrChange>
          </w:rPr>
          <w:delText>培训</w:delText>
        </w:r>
      </w:del>
      <w:del w:id="112" w:author="黄丽耘" w:date="2025-06-12T15:28:48Z">
        <w:r>
          <w:rPr>
            <w:rFonts w:hint="eastAsia" w:ascii="宋体" w:hAnsi="宋体" w:eastAsia="宋体" w:cs="宋体"/>
            <w:i w:val="0"/>
            <w:iCs w:val="0"/>
            <w:caps w:val="0"/>
            <w:color w:val="404040"/>
            <w:spacing w:val="0"/>
            <w:sz w:val="21"/>
            <w:szCs w:val="21"/>
            <w:shd w:val="clear" w:fill="FFFFFF"/>
            <w:rPrChange w:id="113" w:author="黄丽耘" w:date="2025-06-12T15:32:32Z">
              <w:rPr>
                <w:rFonts w:hint="eastAsia" w:ascii="宋体" w:hAnsi="宋体" w:eastAsia="宋体" w:cs="宋体"/>
                <w:i w:val="0"/>
                <w:iCs w:val="0"/>
                <w:caps w:val="0"/>
                <w:color w:val="404040"/>
                <w:spacing w:val="0"/>
                <w:sz w:val="21"/>
                <w:szCs w:val="21"/>
                <w:shd w:val="clear" w:fill="FFFFFF"/>
              </w:rPr>
            </w:rPrChange>
          </w:rPr>
          <w:delText>考核题，</w:delText>
        </w:r>
      </w:del>
      <w:del w:id="114" w:author="黄丽耘" w:date="2025-06-12T15:28:48Z">
        <w:r>
          <w:rPr>
            <w:rStyle w:val="8"/>
            <w:rFonts w:hint="eastAsia" w:ascii="宋体" w:hAnsi="宋体" w:eastAsia="宋体" w:cs="宋体"/>
            <w:b w:val="0"/>
            <w:bCs w:val="0"/>
            <w:i w:val="0"/>
            <w:iCs w:val="0"/>
            <w:caps w:val="0"/>
            <w:color w:val="404040"/>
            <w:spacing w:val="0"/>
            <w:sz w:val="21"/>
            <w:szCs w:val="21"/>
            <w:shd w:val="clear" w:fill="FFFFFF"/>
            <w:rPrChange w:id="115" w:author="黄丽耘" w:date="2025-06-12T15:32:32Z">
              <w:rPr>
                <w:rStyle w:val="8"/>
                <w:rFonts w:hint="eastAsia" w:ascii="宋体" w:hAnsi="宋体" w:eastAsia="宋体" w:cs="宋体"/>
                <w:b w:val="0"/>
                <w:bCs w:val="0"/>
                <w:i w:val="0"/>
                <w:iCs w:val="0"/>
                <w:caps w:val="0"/>
                <w:color w:val="404040"/>
                <w:spacing w:val="0"/>
                <w:sz w:val="21"/>
                <w:szCs w:val="21"/>
                <w:shd w:val="clear" w:fill="FFFFFF"/>
              </w:rPr>
            </w:rPrChange>
          </w:rPr>
          <w:delText>未能全面覆盖各文件的更新要点</w:delText>
        </w:r>
      </w:del>
      <w:del w:id="116" w:author="黄丽耘" w:date="2025-06-12T15:28:48Z">
        <w:r>
          <w:rPr>
            <w:rFonts w:hint="eastAsia" w:ascii="宋体" w:hAnsi="宋体" w:eastAsia="宋体" w:cs="宋体"/>
            <w:i w:val="0"/>
            <w:iCs w:val="0"/>
            <w:caps w:val="0"/>
            <w:color w:val="404040"/>
            <w:spacing w:val="0"/>
            <w:sz w:val="21"/>
            <w:szCs w:val="21"/>
            <w:shd w:val="clear" w:fill="FFFFFF"/>
            <w:rPrChange w:id="117" w:author="黄丽耘" w:date="2025-06-12T15:32:32Z">
              <w:rPr>
                <w:rFonts w:hint="eastAsia" w:ascii="宋体" w:hAnsi="宋体" w:eastAsia="宋体" w:cs="宋体"/>
                <w:i w:val="0"/>
                <w:iCs w:val="0"/>
                <w:caps w:val="0"/>
                <w:color w:val="404040"/>
                <w:spacing w:val="0"/>
                <w:sz w:val="21"/>
                <w:szCs w:val="21"/>
                <w:shd w:val="clear" w:fill="FFFFFF"/>
              </w:rPr>
            </w:rPrChange>
          </w:rPr>
          <w:delText>，存在考核</w:delText>
        </w:r>
      </w:del>
      <w:del w:id="118" w:author="黄丽耘" w:date="2025-06-12T15:28:48Z">
        <w:r>
          <w:rPr>
            <w:rFonts w:hint="eastAsia" w:ascii="宋体" w:hAnsi="宋体" w:eastAsia="宋体" w:cs="宋体"/>
            <w:i w:val="0"/>
            <w:iCs w:val="0"/>
            <w:caps w:val="0"/>
            <w:color w:val="404040"/>
            <w:spacing w:val="0"/>
            <w:sz w:val="21"/>
            <w:szCs w:val="21"/>
            <w:shd w:val="clear" w:fill="FFFFFF"/>
            <w:lang w:eastAsia="zh"/>
            <w:rPrChange w:id="119" w:author="黄丽耘" w:date="2025-06-12T15:32:32Z">
              <w:rPr>
                <w:rFonts w:hint="eastAsia" w:ascii="宋体" w:hAnsi="宋体" w:eastAsia="宋体" w:cs="宋体"/>
                <w:i w:val="0"/>
                <w:iCs w:val="0"/>
                <w:caps w:val="0"/>
                <w:color w:val="404040"/>
                <w:spacing w:val="0"/>
                <w:sz w:val="21"/>
                <w:szCs w:val="21"/>
                <w:shd w:val="clear" w:fill="FFFFFF"/>
                <w:lang w:eastAsia="zh"/>
              </w:rPr>
            </w:rPrChange>
          </w:rPr>
          <w:delText>掌握</w:delText>
        </w:r>
      </w:del>
      <w:del w:id="120" w:author="黄丽耘" w:date="2025-06-12T15:28:48Z">
        <w:r>
          <w:rPr>
            <w:rFonts w:hint="eastAsia" w:ascii="宋体" w:hAnsi="宋体" w:eastAsia="宋体" w:cs="宋体"/>
            <w:i w:val="0"/>
            <w:iCs w:val="0"/>
            <w:caps w:val="0"/>
            <w:color w:val="404040"/>
            <w:spacing w:val="0"/>
            <w:sz w:val="21"/>
            <w:szCs w:val="21"/>
            <w:shd w:val="clear" w:fill="FFFFFF"/>
            <w:rPrChange w:id="121" w:author="黄丽耘" w:date="2025-06-12T15:32:32Z">
              <w:rPr>
                <w:rFonts w:hint="eastAsia" w:ascii="宋体" w:hAnsi="宋体" w:eastAsia="宋体" w:cs="宋体"/>
                <w:i w:val="0"/>
                <w:iCs w:val="0"/>
                <w:caps w:val="0"/>
                <w:color w:val="404040"/>
                <w:spacing w:val="0"/>
                <w:sz w:val="21"/>
                <w:szCs w:val="21"/>
                <w:shd w:val="clear" w:fill="FFFFFF"/>
              </w:rPr>
            </w:rPrChange>
          </w:rPr>
          <w:delText>不足的风险。为确保员工对关键内容的掌握度</w:delText>
        </w:r>
      </w:del>
      <w:del w:id="122" w:author="黄丽耘" w:date="2025-06-12T15:28:48Z">
        <w:r>
          <w:rPr>
            <w:rFonts w:hint="eastAsia" w:ascii="宋体" w:hAnsi="宋体" w:eastAsia="宋体" w:cs="宋体"/>
            <w:i w:val="0"/>
            <w:iCs w:val="0"/>
            <w:caps w:val="0"/>
            <w:color w:val="404040"/>
            <w:spacing w:val="0"/>
            <w:sz w:val="21"/>
            <w:szCs w:val="21"/>
            <w:shd w:val="clear" w:fill="FFFFFF"/>
            <w:lang w:eastAsia="zh"/>
            <w:rPrChange w:id="123" w:author="黄丽耘" w:date="2025-06-12T15:32:32Z">
              <w:rPr>
                <w:rFonts w:hint="eastAsia" w:ascii="宋体" w:hAnsi="宋体" w:eastAsia="宋体" w:cs="宋体"/>
                <w:i w:val="0"/>
                <w:iCs w:val="0"/>
                <w:caps w:val="0"/>
                <w:color w:val="404040"/>
                <w:spacing w:val="0"/>
                <w:sz w:val="21"/>
                <w:szCs w:val="21"/>
                <w:shd w:val="clear" w:fill="FFFFFF"/>
                <w:lang w:eastAsia="zh"/>
              </w:rPr>
            </w:rPrChange>
          </w:rPr>
          <w:delText>，后续会追踪培训效果。</w:delText>
        </w:r>
      </w:del>
    </w:p>
    <w:p>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firstLineChars="0"/>
        <w:jc w:val="left"/>
        <w:rPr>
          <w:del w:id="125" w:author="黄丽耘" w:date="2025-06-12T15:28:48Z"/>
          <w:rFonts w:hint="eastAsia" w:ascii="宋体" w:hAnsi="宋体" w:eastAsia="宋体" w:cs="宋体"/>
          <w:b w:val="0"/>
          <w:bCs w:val="0"/>
          <w:kern w:val="2"/>
          <w:sz w:val="21"/>
          <w:szCs w:val="21"/>
          <w:lang w:val="en-US" w:eastAsia="zh" w:bidi="ar"/>
          <w:rPrChange w:id="126" w:author="黄丽耘" w:date="2025-06-12T15:32:32Z">
            <w:rPr>
              <w:del w:id="127" w:author="黄丽耘" w:date="2025-06-12T15:28:48Z"/>
              <w:rFonts w:hint="eastAsia" w:ascii="宋体" w:hAnsi="宋体" w:eastAsia="宋体" w:cs="宋体"/>
              <w:b w:val="0"/>
              <w:bCs w:val="0"/>
              <w:kern w:val="2"/>
              <w:sz w:val="21"/>
              <w:szCs w:val="21"/>
              <w:lang w:val="en-US" w:eastAsia="zh" w:bidi="ar"/>
            </w:rPr>
          </w:rPrChange>
        </w:rPr>
        <w:pPrChange w:id="124" w:author="huangliyun" w:date="2025-06-17T10:14:27Z">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before="0" w:beforeAutospacing="0" w:after="0" w:afterAutospacing="0"/>
            <w:ind w:left="0" w:leftChars="0" w:right="0" w:firstLine="0" w:firstLineChars="0"/>
          </w:pPr>
        </w:pPrChange>
      </w:pPr>
      <w:del w:id="128" w:author="黄丽耘" w:date="2025-06-12T15:28:48Z">
        <w:commentRangeStart w:id="2"/>
        <w:commentRangeStart w:id="3"/>
        <w:r>
          <w:rPr>
            <w:rFonts w:hint="eastAsia" w:ascii="宋体" w:hAnsi="宋体" w:eastAsia="宋体" w:cs="宋体"/>
            <w:b w:val="0"/>
            <w:bCs w:val="0"/>
            <w:kern w:val="2"/>
            <w:sz w:val="21"/>
            <w:szCs w:val="21"/>
            <w:lang w:val="en-US" w:eastAsia="zh" w:bidi="ar"/>
            <w:rPrChange w:id="129" w:author="黄丽耘" w:date="2025-06-12T15:32:32Z">
              <w:rPr>
                <w:rFonts w:hint="eastAsia" w:ascii="宋体" w:hAnsi="宋体" w:eastAsia="宋体" w:cs="宋体"/>
                <w:b w:val="0"/>
                <w:bCs w:val="0"/>
                <w:kern w:val="2"/>
                <w:sz w:val="21"/>
                <w:szCs w:val="21"/>
                <w:lang w:val="en-US" w:eastAsia="zh" w:bidi="ar"/>
              </w:rPr>
            </w:rPrChange>
          </w:rPr>
          <w:delText>2.2</w:delText>
        </w:r>
      </w:del>
      <w:del w:id="130" w:author="黄丽耘" w:date="2025-06-12T15:28:48Z">
        <w:r>
          <w:rPr>
            <w:rFonts w:hint="eastAsia" w:ascii="宋体" w:hAnsi="宋体" w:eastAsia="宋体" w:cs="宋体"/>
            <w:b w:val="0"/>
            <w:bCs w:val="0"/>
            <w:kern w:val="2"/>
            <w:sz w:val="21"/>
            <w:szCs w:val="21"/>
            <w:lang w:val="en-US" w:eastAsia="zh-CN" w:bidi="ar"/>
            <w:rPrChange w:id="131" w:author="黄丽耘" w:date="2025-06-12T15:32:32Z">
              <w:rPr>
                <w:rFonts w:hint="eastAsia" w:ascii="宋体" w:hAnsi="宋体" w:eastAsia="宋体" w:cs="宋体"/>
                <w:b w:val="0"/>
                <w:bCs w:val="0"/>
                <w:kern w:val="2"/>
                <w:sz w:val="21"/>
                <w:szCs w:val="21"/>
                <w:lang w:val="en-US" w:eastAsia="zh-CN" w:bidi="ar"/>
              </w:rPr>
            </w:rPrChange>
          </w:rPr>
          <w:delText>我司《员工培训教育管理规程》SOP.PM.003/17</w:delText>
        </w:r>
      </w:del>
      <w:del w:id="132" w:author="黄丽耘" w:date="2025-06-12T15:28:48Z">
        <w:r>
          <w:rPr>
            <w:rFonts w:hint="eastAsia" w:ascii="宋体" w:hAnsi="宋体" w:eastAsia="宋体" w:cs="宋体"/>
            <w:b w:val="0"/>
            <w:bCs w:val="0"/>
            <w:kern w:val="2"/>
            <w:sz w:val="21"/>
            <w:szCs w:val="21"/>
            <w:lang w:val="en-US" w:eastAsia="zh" w:bidi="ar"/>
            <w:rPrChange w:id="133" w:author="黄丽耘" w:date="2025-06-12T15:32:32Z">
              <w:rPr>
                <w:rFonts w:hint="eastAsia" w:ascii="宋体" w:hAnsi="宋体" w:eastAsia="宋体" w:cs="宋体"/>
                <w:b w:val="0"/>
                <w:bCs w:val="0"/>
                <w:kern w:val="2"/>
                <w:sz w:val="21"/>
                <w:szCs w:val="21"/>
                <w:lang w:val="en-US" w:eastAsia="zh" w:bidi="ar"/>
              </w:rPr>
            </w:rPrChange>
          </w:rPr>
          <w:delText>中</w:delText>
        </w:r>
      </w:del>
      <w:del w:id="134" w:author="黄丽耘" w:date="2025-06-12T15:28:48Z">
        <w:r>
          <w:rPr>
            <w:rFonts w:hint="eastAsia" w:ascii="宋体" w:hAnsi="宋体" w:eastAsia="宋体" w:cs="宋体"/>
            <w:b w:val="0"/>
            <w:bCs w:val="0"/>
            <w:kern w:val="2"/>
            <w:sz w:val="21"/>
            <w:szCs w:val="21"/>
            <w:lang w:val="en-US" w:eastAsia="zh-CN" w:bidi="ar"/>
            <w:rPrChange w:id="135" w:author="黄丽耘" w:date="2025-06-12T15:32:32Z">
              <w:rPr>
                <w:rFonts w:hint="eastAsia" w:ascii="宋体" w:hAnsi="宋体" w:eastAsia="宋体" w:cs="宋体"/>
                <w:b w:val="0"/>
                <w:bCs w:val="0"/>
                <w:kern w:val="2"/>
                <w:sz w:val="21"/>
                <w:szCs w:val="21"/>
                <w:lang w:val="en-US" w:eastAsia="zh-CN" w:bidi="ar"/>
              </w:rPr>
            </w:rPrChange>
          </w:rPr>
          <w:delText>对文件新制定和修订后若一次培训多份文件，在进行培训考核时，应为每份文件设计至少一个该文件</w:delText>
        </w:r>
      </w:del>
      <w:del w:id="136" w:author="黄丽耘" w:date="2025-06-12T15:28:48Z">
        <w:r>
          <w:rPr>
            <w:rFonts w:hint="eastAsia" w:ascii="宋体" w:hAnsi="宋体" w:eastAsia="宋体" w:cs="宋体"/>
            <w:b w:val="0"/>
            <w:bCs w:val="0"/>
            <w:kern w:val="2"/>
            <w:sz w:val="21"/>
            <w:szCs w:val="21"/>
            <w:lang w:val="en-US" w:eastAsia="zh" w:bidi="ar"/>
            <w:rPrChange w:id="137" w:author="黄丽耘" w:date="2025-06-12T15:32:32Z">
              <w:rPr>
                <w:rFonts w:hint="eastAsia" w:ascii="宋体" w:hAnsi="宋体" w:eastAsia="宋体" w:cs="宋体"/>
                <w:b w:val="0"/>
                <w:bCs w:val="0"/>
                <w:kern w:val="2"/>
                <w:sz w:val="21"/>
                <w:szCs w:val="21"/>
                <w:lang w:val="en-US" w:eastAsia="zh" w:bidi="ar"/>
              </w:rPr>
            </w:rPrChange>
          </w:rPr>
          <w:delText>涉及变更</w:delText>
        </w:r>
      </w:del>
      <w:del w:id="138" w:author="黄丽耘" w:date="2025-06-12T15:28:48Z">
        <w:r>
          <w:rPr>
            <w:rFonts w:hint="eastAsia" w:ascii="宋体" w:hAnsi="宋体" w:eastAsia="宋体" w:cs="宋体"/>
            <w:b w:val="0"/>
            <w:bCs w:val="0"/>
            <w:kern w:val="2"/>
            <w:sz w:val="21"/>
            <w:szCs w:val="21"/>
            <w:lang w:val="en-US" w:eastAsia="zh-CN" w:bidi="ar"/>
            <w:rPrChange w:id="139" w:author="黄丽耘" w:date="2025-06-12T15:32:32Z">
              <w:rPr>
                <w:rFonts w:hint="eastAsia" w:ascii="宋体" w:hAnsi="宋体" w:eastAsia="宋体" w:cs="宋体"/>
                <w:b w:val="0"/>
                <w:bCs w:val="0"/>
                <w:kern w:val="2"/>
                <w:sz w:val="21"/>
                <w:szCs w:val="21"/>
                <w:lang w:val="en-US" w:eastAsia="zh-CN" w:bidi="ar"/>
              </w:rPr>
            </w:rPrChange>
          </w:rPr>
          <w:delText>的考核问题，</w:delText>
        </w:r>
      </w:del>
      <w:del w:id="140" w:author="黄丽耘" w:date="2025-06-12T15:28:48Z">
        <w:r>
          <w:rPr>
            <w:rFonts w:hint="eastAsia" w:ascii="宋体" w:hAnsi="宋体" w:eastAsia="宋体" w:cs="宋体"/>
            <w:b w:val="0"/>
            <w:bCs w:val="0"/>
            <w:kern w:val="2"/>
            <w:sz w:val="21"/>
            <w:szCs w:val="21"/>
            <w:lang w:val="en-US" w:eastAsia="zh" w:bidi="ar"/>
            <w:rPrChange w:id="141" w:author="黄丽耘" w:date="2025-06-12T15:32:32Z">
              <w:rPr>
                <w:rFonts w:hint="eastAsia" w:ascii="宋体" w:hAnsi="宋体" w:eastAsia="宋体" w:cs="宋体"/>
                <w:b w:val="0"/>
                <w:bCs w:val="0"/>
                <w:kern w:val="2"/>
                <w:sz w:val="21"/>
                <w:szCs w:val="21"/>
                <w:lang w:val="en-US" w:eastAsia="zh" w:bidi="ar"/>
              </w:rPr>
            </w:rPrChange>
          </w:rPr>
          <w:delText>对于</w:delText>
        </w:r>
      </w:del>
      <w:del w:id="142" w:author="黄丽耘" w:date="2025-06-12T15:28:48Z">
        <w:r>
          <w:rPr>
            <w:rFonts w:hint="eastAsia" w:ascii="宋体" w:hAnsi="宋体" w:eastAsia="宋体" w:cs="宋体"/>
            <w:b w:val="0"/>
            <w:bCs w:val="0"/>
            <w:kern w:val="2"/>
            <w:sz w:val="21"/>
            <w:szCs w:val="21"/>
            <w:lang w:val="en-US" w:eastAsia="zh-CN" w:bidi="ar"/>
            <w:rPrChange w:id="143" w:author="黄丽耘" w:date="2025-06-12T15:32:32Z">
              <w:rPr>
                <w:rFonts w:hint="eastAsia" w:ascii="宋体" w:hAnsi="宋体" w:eastAsia="宋体" w:cs="宋体"/>
                <w:b w:val="0"/>
                <w:bCs w:val="0"/>
                <w:kern w:val="2"/>
                <w:sz w:val="21"/>
                <w:szCs w:val="21"/>
                <w:lang w:val="en-US" w:eastAsia="zh-CN" w:bidi="ar"/>
              </w:rPr>
            </w:rPrChange>
          </w:rPr>
          <w:delText>多份文件因同一原因修订的情况，</w:delText>
        </w:r>
      </w:del>
      <w:del w:id="144" w:author="黄丽耘" w:date="2025-06-12T15:28:48Z">
        <w:r>
          <w:rPr>
            <w:rFonts w:hint="eastAsia" w:ascii="宋体" w:hAnsi="宋体" w:eastAsia="宋体" w:cs="宋体"/>
            <w:b w:val="0"/>
            <w:bCs w:val="0"/>
            <w:kern w:val="2"/>
            <w:sz w:val="21"/>
            <w:szCs w:val="21"/>
            <w:lang w:val="en-US" w:eastAsia="zh" w:bidi="ar"/>
            <w:rPrChange w:id="145" w:author="黄丽耘" w:date="2025-06-12T15:32:32Z">
              <w:rPr>
                <w:rFonts w:hint="eastAsia" w:ascii="宋体" w:hAnsi="宋体" w:eastAsia="宋体" w:cs="宋体"/>
                <w:b w:val="0"/>
                <w:bCs w:val="0"/>
                <w:kern w:val="2"/>
                <w:sz w:val="21"/>
                <w:szCs w:val="21"/>
                <w:lang w:val="en-US" w:eastAsia="zh" w:bidi="ar"/>
              </w:rPr>
            </w:rPrChange>
          </w:rPr>
          <w:delText>需</w:delText>
        </w:r>
      </w:del>
      <w:del w:id="146" w:author="黄丽耘" w:date="2025-06-12T15:28:48Z">
        <w:r>
          <w:rPr>
            <w:rFonts w:hint="eastAsia" w:ascii="宋体" w:hAnsi="宋体" w:eastAsia="宋体" w:cs="宋体"/>
            <w:b w:val="0"/>
            <w:bCs w:val="0"/>
            <w:kern w:val="2"/>
            <w:sz w:val="21"/>
            <w:szCs w:val="21"/>
            <w:lang w:val="en-US" w:eastAsia="zh-CN" w:bidi="ar"/>
            <w:rPrChange w:id="147" w:author="黄丽耘" w:date="2025-06-12T15:32:32Z">
              <w:rPr>
                <w:rFonts w:hint="eastAsia" w:ascii="宋体" w:hAnsi="宋体" w:eastAsia="宋体" w:cs="宋体"/>
                <w:b w:val="0"/>
                <w:bCs w:val="0"/>
                <w:kern w:val="2"/>
                <w:sz w:val="21"/>
                <w:szCs w:val="21"/>
                <w:lang w:val="en-US" w:eastAsia="zh-CN" w:bidi="ar"/>
              </w:rPr>
            </w:rPrChange>
          </w:rPr>
          <w:delText>围绕该原因</w:delText>
        </w:r>
      </w:del>
      <w:del w:id="148" w:author="黄丽耘" w:date="2025-06-12T15:28:48Z">
        <w:r>
          <w:rPr>
            <w:rFonts w:hint="eastAsia" w:ascii="宋体" w:hAnsi="宋体" w:eastAsia="宋体" w:cs="宋体"/>
            <w:b w:val="0"/>
            <w:bCs w:val="0"/>
            <w:kern w:val="2"/>
            <w:sz w:val="21"/>
            <w:szCs w:val="21"/>
            <w:lang w:val="en-US" w:eastAsia="zh" w:bidi="ar"/>
            <w:rPrChange w:id="149" w:author="黄丽耘" w:date="2025-06-12T15:32:32Z">
              <w:rPr>
                <w:rFonts w:hint="eastAsia" w:ascii="宋体" w:hAnsi="宋体" w:eastAsia="宋体" w:cs="宋体"/>
                <w:b w:val="0"/>
                <w:bCs w:val="0"/>
                <w:kern w:val="2"/>
                <w:sz w:val="21"/>
                <w:szCs w:val="21"/>
                <w:lang w:val="en-US" w:eastAsia="zh" w:bidi="ar"/>
              </w:rPr>
            </w:rPrChange>
          </w:rPr>
          <w:delText>制定</w:delText>
        </w:r>
      </w:del>
      <w:del w:id="150" w:author="黄丽耘" w:date="2025-06-12T15:28:48Z">
        <w:r>
          <w:rPr>
            <w:rFonts w:hint="eastAsia" w:ascii="宋体" w:hAnsi="宋体" w:eastAsia="宋体" w:cs="宋体"/>
            <w:b w:val="0"/>
            <w:bCs w:val="0"/>
            <w:kern w:val="2"/>
            <w:sz w:val="21"/>
            <w:szCs w:val="21"/>
            <w:lang w:val="en-US" w:eastAsia="zh-CN" w:bidi="ar"/>
            <w:rPrChange w:id="151" w:author="黄丽耘" w:date="2025-06-12T15:32:32Z">
              <w:rPr>
                <w:rFonts w:hint="eastAsia" w:ascii="宋体" w:hAnsi="宋体" w:eastAsia="宋体" w:cs="宋体"/>
                <w:b w:val="0"/>
                <w:bCs w:val="0"/>
                <w:kern w:val="2"/>
                <w:sz w:val="21"/>
                <w:szCs w:val="21"/>
                <w:lang w:val="en-US" w:eastAsia="zh-CN" w:bidi="ar"/>
              </w:rPr>
            </w:rPrChange>
          </w:rPr>
          <w:delText>的</w:delText>
        </w:r>
      </w:del>
      <w:del w:id="152" w:author="黄丽耘" w:date="2025-06-12T15:28:48Z">
        <w:r>
          <w:rPr>
            <w:rFonts w:hint="eastAsia" w:ascii="宋体" w:hAnsi="宋体" w:eastAsia="宋体" w:cs="宋体"/>
            <w:b w:val="0"/>
            <w:bCs w:val="0"/>
            <w:kern w:val="2"/>
            <w:sz w:val="21"/>
            <w:szCs w:val="21"/>
            <w:lang w:val="en-US" w:eastAsia="zh" w:bidi="ar"/>
            <w:rPrChange w:id="153" w:author="黄丽耘" w:date="2025-06-12T15:32:32Z">
              <w:rPr>
                <w:rFonts w:hint="eastAsia" w:ascii="宋体" w:hAnsi="宋体" w:eastAsia="宋体" w:cs="宋体"/>
                <w:b w:val="0"/>
                <w:bCs w:val="0"/>
                <w:kern w:val="2"/>
                <w:sz w:val="21"/>
                <w:szCs w:val="21"/>
                <w:lang w:val="en-US" w:eastAsia="zh" w:bidi="ar"/>
              </w:rPr>
            </w:rPrChange>
          </w:rPr>
          <w:delText>培训</w:delText>
        </w:r>
      </w:del>
      <w:del w:id="154" w:author="黄丽耘" w:date="2025-06-12T15:28:48Z">
        <w:r>
          <w:rPr>
            <w:rFonts w:hint="eastAsia" w:ascii="宋体" w:hAnsi="宋体" w:eastAsia="宋体" w:cs="宋体"/>
            <w:b w:val="0"/>
            <w:bCs w:val="0"/>
            <w:kern w:val="2"/>
            <w:sz w:val="21"/>
            <w:szCs w:val="21"/>
            <w:lang w:val="en-US" w:eastAsia="zh-CN" w:bidi="ar"/>
            <w:rPrChange w:id="155" w:author="黄丽耘" w:date="2025-06-12T15:32:32Z">
              <w:rPr>
                <w:rFonts w:hint="eastAsia" w:ascii="宋体" w:hAnsi="宋体" w:eastAsia="宋体" w:cs="宋体"/>
                <w:b w:val="0"/>
                <w:bCs w:val="0"/>
                <w:kern w:val="2"/>
                <w:sz w:val="21"/>
                <w:szCs w:val="21"/>
                <w:lang w:val="en-US" w:eastAsia="zh-CN" w:bidi="ar"/>
              </w:rPr>
            </w:rPrChange>
          </w:rPr>
          <w:delText>考核</w:delText>
        </w:r>
      </w:del>
      <w:del w:id="156" w:author="黄丽耘" w:date="2025-06-12T15:28:48Z">
        <w:r>
          <w:rPr>
            <w:rFonts w:hint="eastAsia" w:ascii="宋体" w:hAnsi="宋体" w:eastAsia="宋体" w:cs="宋体"/>
            <w:b w:val="0"/>
            <w:bCs w:val="0"/>
            <w:kern w:val="2"/>
            <w:sz w:val="21"/>
            <w:szCs w:val="21"/>
            <w:lang w:val="en-US" w:eastAsia="zh" w:bidi="ar"/>
            <w:rPrChange w:id="157" w:author="黄丽耘" w:date="2025-06-12T15:32:32Z">
              <w:rPr>
                <w:rFonts w:hint="eastAsia" w:ascii="宋体" w:hAnsi="宋体" w:eastAsia="宋体" w:cs="宋体"/>
                <w:b w:val="0"/>
                <w:bCs w:val="0"/>
                <w:kern w:val="2"/>
                <w:sz w:val="21"/>
                <w:szCs w:val="21"/>
                <w:lang w:val="en-US" w:eastAsia="zh" w:bidi="ar"/>
              </w:rPr>
            </w:rPrChange>
          </w:rPr>
          <w:delText>的</w:delText>
        </w:r>
      </w:del>
      <w:del w:id="158" w:author="黄丽耘" w:date="2025-06-12T15:28:48Z">
        <w:r>
          <w:rPr>
            <w:rFonts w:hint="eastAsia" w:ascii="宋体" w:hAnsi="宋体" w:eastAsia="宋体" w:cs="宋体"/>
            <w:b w:val="0"/>
            <w:bCs w:val="0"/>
            <w:kern w:val="2"/>
            <w:sz w:val="21"/>
            <w:szCs w:val="21"/>
            <w:lang w:val="en-US" w:eastAsia="zh-CN" w:bidi="ar"/>
            <w:rPrChange w:id="159" w:author="黄丽耘" w:date="2025-06-12T15:32:32Z">
              <w:rPr>
                <w:rFonts w:hint="eastAsia" w:ascii="宋体" w:hAnsi="宋体" w:eastAsia="宋体" w:cs="宋体"/>
                <w:b w:val="0"/>
                <w:bCs w:val="0"/>
                <w:kern w:val="2"/>
                <w:sz w:val="21"/>
                <w:szCs w:val="21"/>
                <w:lang w:val="en-US" w:eastAsia="zh-CN" w:bidi="ar"/>
              </w:rPr>
            </w:rPrChange>
          </w:rPr>
          <w:delText>问题，现文件中进行完善，确保培训更具指导性，风险微小。</w:delText>
        </w:r>
        <w:commentRangeEnd w:id="2"/>
      </w:del>
      <w:del w:id="160" w:author="黄丽耘" w:date="2025-06-12T15:28:48Z">
        <w:r>
          <w:rPr>
            <w:rFonts w:hint="eastAsia" w:ascii="宋体" w:hAnsi="宋体" w:cs="宋体"/>
            <w:sz w:val="21"/>
            <w:szCs w:val="21"/>
            <w:rPrChange w:id="161" w:author="huangliyun" w:date="2025-06-17T09:42:26Z">
              <w:rPr/>
            </w:rPrChange>
          </w:rPr>
          <w:commentReference w:id="2"/>
        </w:r>
        <w:commentRangeEnd w:id="3"/>
      </w:del>
      <w:del w:id="163" w:author="黄丽耘" w:date="2025-06-12T15:28:48Z">
        <w:r>
          <w:rPr>
            <w:sz w:val="21"/>
            <w:szCs w:val="21"/>
            <w:rPrChange w:id="164" w:author="黄丽耘" w:date="2025-06-12T15:32:36Z">
              <w:rPr/>
            </w:rPrChange>
          </w:rPr>
          <w:commentReference w:id="3"/>
        </w:r>
      </w:del>
    </w:p>
    <w:commentRangeEnd w:id="0"/>
    <w:p>
      <w:pPr>
        <w:keepNext w:val="0"/>
        <w:widowControl w:val="0"/>
        <w:numPr>
          <w:ilvl w:val="0"/>
          <w:numId w:val="1"/>
        </w:numPr>
        <w:pBdr>
          <w:top w:val="none" w:color="auto" w:sz="0" w:space="0"/>
          <w:left w:val="none" w:color="auto" w:sz="0" w:space="0"/>
          <w:bottom w:val="none" w:color="auto" w:sz="0" w:space="0"/>
          <w:right w:val="none" w:color="auto" w:sz="0" w:space="0"/>
        </w:pBdr>
        <w:wordWrap w:val="0"/>
        <w:spacing w:line="360" w:lineRule="auto"/>
        <w:jc w:val="left"/>
        <w:rPr>
          <w:rFonts w:hint="eastAsia" w:ascii="宋体" w:hAnsi="宋体" w:eastAsia="宋体" w:cs="宋体"/>
          <w:b w:val="0"/>
          <w:bCs w:val="0"/>
          <w:sz w:val="21"/>
          <w:szCs w:val="21"/>
          <w:lang w:eastAsia="zh"/>
          <w:rPrChange w:id="167" w:author="黄丽耘" w:date="2025-06-12T15:32:36Z">
            <w:rPr>
              <w:rFonts w:hint="eastAsia"/>
              <w:lang w:eastAsia="zh"/>
            </w:rPr>
          </w:rPrChange>
        </w:rPr>
        <w:pPrChange w:id="166" w:author="huangliyun" w:date="2025-06-17T10:14:27Z">
          <w:pPr>
            <w:pStyle w:val="2"/>
          </w:pPr>
        </w:pPrChange>
      </w:pPr>
      <w:del w:id="168" w:author="黄丽耘" w:date="2025-06-12T15:28:48Z">
        <w:r>
          <w:rPr>
            <w:rFonts w:hint="eastAsia" w:ascii="宋体" w:hAnsi="宋体" w:eastAsia="宋体" w:cs="宋体"/>
            <w:sz w:val="21"/>
            <w:szCs w:val="21"/>
            <w:rPrChange w:id="169" w:author="黄丽耘" w:date="2025-06-12T15:32:36Z">
              <w:rPr/>
            </w:rPrChange>
          </w:rPr>
          <w:commentReference w:id="0"/>
        </w:r>
        <w:commentRangeEnd w:id="1"/>
      </w:del>
      <w:del w:id="171" w:author="黄丽耘" w:date="2025-06-12T15:28:48Z">
        <w:r>
          <w:rPr>
            <w:rFonts w:hint="eastAsia" w:ascii="宋体" w:hAnsi="宋体" w:eastAsia="宋体" w:cs="宋体"/>
            <w:sz w:val="21"/>
            <w:szCs w:val="21"/>
            <w:rPrChange w:id="172" w:author="黄丽耘" w:date="2025-06-12T15:32:36Z">
              <w:rPr/>
            </w:rPrChange>
          </w:rPr>
          <w:commentReference w:id="1"/>
        </w:r>
      </w:del>
    </w:p>
    <w:p>
      <w:pPr>
        <w:pStyle w:val="2"/>
        <w:rPr>
          <w:ins w:id="175" w:author="huangliyun" w:date="2025-06-17T10:15:01Z"/>
          <w:rFonts w:hint="eastAsia" w:ascii="宋体" w:hAnsi="宋体" w:eastAsia="宋体" w:cs="宋体"/>
          <w:b w:val="0"/>
          <w:bCs w:val="0"/>
          <w:kern w:val="2"/>
          <w:sz w:val="21"/>
          <w:szCs w:val="21"/>
          <w:lang w:val="en-US" w:eastAsia="zh" w:bidi="ar"/>
        </w:rPr>
        <w:pPrChange w:id="174" w:author="huangliyun" w:date="2025-06-17T10:14:59Z">
          <w:pPr/>
        </w:pPrChange>
      </w:pPr>
      <w:ins w:id="176" w:author="黄丽耘" w:date="2025-06-12T16:14:54Z">
        <w:r>
          <w:rPr>
            <w:rFonts w:hint="eastAsia" w:ascii="宋体" w:hAnsi="宋体" w:eastAsia="宋体" w:cs="宋体"/>
            <w:b w:val="0"/>
            <w:bCs w:val="0"/>
            <w:kern w:val="2"/>
            <w:sz w:val="21"/>
            <w:szCs w:val="21"/>
            <w:lang w:val="en-US" w:eastAsia="zh-CN" w:bidi="ar"/>
            <w:rPrChange w:id="177" w:author="黄丽耘" w:date="2025-06-12T16:14:59Z">
              <w:rPr>
                <w:rFonts w:hint="eastAsia" w:ascii="宋体" w:hAnsi="宋体" w:eastAsia="宋体" w:cs="宋体"/>
                <w:kern w:val="2"/>
                <w:sz w:val="21"/>
                <w:szCs w:val="21"/>
                <w:lang w:val="en-US" w:eastAsia="zh-CN" w:bidi="ar"/>
              </w:rPr>
            </w:rPrChange>
          </w:rPr>
          <w:t>《员工培训教育管理规程》SOP.PM.003/17</w:t>
        </w:r>
      </w:ins>
      <w:ins w:id="178" w:author="huangliyun" w:date="2025-06-17T16:16:52Z">
        <w:r>
          <w:rPr>
            <w:rFonts w:hint="eastAsia" w:ascii="宋体" w:hAnsi="宋体" w:eastAsia="宋体" w:cs="宋体"/>
            <w:b w:val="0"/>
            <w:bCs w:val="0"/>
            <w:kern w:val="2"/>
            <w:sz w:val="21"/>
            <w:szCs w:val="21"/>
            <w:lang w:val="en-US" w:eastAsia="zh" w:bidi="ar"/>
          </w:rPr>
          <w:t>每年都</w:t>
        </w:r>
      </w:ins>
      <w:ins w:id="179" w:author="huangliyun" w:date="2025-06-17T16:40:40Z">
        <w:r>
          <w:rPr>
            <w:rFonts w:hint="eastAsia" w:ascii="宋体" w:hAnsi="宋体" w:eastAsia="宋体" w:cs="宋体"/>
            <w:b w:val="0"/>
            <w:bCs w:val="0"/>
            <w:kern w:val="2"/>
            <w:sz w:val="21"/>
            <w:szCs w:val="21"/>
            <w:lang w:val="en-US" w:eastAsia="zh-CN" w:bidi="ar"/>
          </w:rPr>
          <w:t>会</w:t>
        </w:r>
      </w:ins>
      <w:ins w:id="180" w:author="huangliyun" w:date="2025-06-17T16:18:45Z">
        <w:r>
          <w:rPr>
            <w:rFonts w:hint="eastAsia" w:ascii="宋体" w:hAnsi="宋体" w:eastAsia="宋体" w:cs="宋体"/>
            <w:b w:val="0"/>
            <w:bCs w:val="0"/>
            <w:kern w:val="2"/>
            <w:sz w:val="21"/>
            <w:szCs w:val="21"/>
            <w:lang w:val="en-US" w:eastAsia="zh-CN" w:bidi="ar"/>
          </w:rPr>
          <w:t>根据</w:t>
        </w:r>
      </w:ins>
      <w:ins w:id="181" w:author="huangliyun" w:date="2025-06-17T16:18:46Z">
        <w:r>
          <w:rPr>
            <w:rFonts w:hint="eastAsia" w:ascii="宋体" w:hAnsi="宋体" w:eastAsia="宋体" w:cs="宋体"/>
            <w:b w:val="0"/>
            <w:bCs w:val="0"/>
            <w:kern w:val="2"/>
            <w:sz w:val="21"/>
            <w:szCs w:val="21"/>
            <w:lang w:val="en-US" w:eastAsia="zh-CN" w:bidi="ar"/>
          </w:rPr>
          <w:t>年度</w:t>
        </w:r>
      </w:ins>
      <w:ins w:id="182" w:author="huangliyun" w:date="2025-06-17T16:18:47Z">
        <w:r>
          <w:rPr>
            <w:rFonts w:hint="eastAsia" w:ascii="宋体" w:hAnsi="宋体" w:eastAsia="宋体" w:cs="宋体"/>
            <w:b w:val="0"/>
            <w:bCs w:val="0"/>
            <w:kern w:val="2"/>
            <w:sz w:val="21"/>
            <w:szCs w:val="21"/>
            <w:lang w:val="en-US" w:eastAsia="zh-CN" w:bidi="ar"/>
          </w:rPr>
          <w:t>培训</w:t>
        </w:r>
      </w:ins>
      <w:ins w:id="183" w:author="huangliyun" w:date="2025-06-17T16:18:48Z">
        <w:r>
          <w:rPr>
            <w:rFonts w:hint="eastAsia" w:ascii="宋体" w:hAnsi="宋体" w:eastAsia="宋体" w:cs="宋体"/>
            <w:b w:val="0"/>
            <w:bCs w:val="0"/>
            <w:kern w:val="2"/>
            <w:sz w:val="21"/>
            <w:szCs w:val="21"/>
            <w:lang w:val="en-US" w:eastAsia="zh-CN" w:bidi="ar"/>
          </w:rPr>
          <w:t>计划</w:t>
        </w:r>
      </w:ins>
      <w:ins w:id="184" w:author="huangliyun" w:date="2025-06-17T16:20:00Z">
        <w:r>
          <w:rPr>
            <w:rFonts w:hint="eastAsia" w:ascii="宋体" w:hAnsi="宋体" w:eastAsia="宋体" w:cs="宋体"/>
            <w:b w:val="0"/>
            <w:bCs w:val="0"/>
            <w:kern w:val="2"/>
            <w:sz w:val="21"/>
            <w:szCs w:val="21"/>
            <w:lang w:val="en-US" w:eastAsia="zh-CN" w:bidi="ar"/>
          </w:rPr>
          <w:t>对</w:t>
        </w:r>
      </w:ins>
      <w:ins w:id="185" w:author="huangliyun" w:date="2025-06-17T16:20:04Z">
        <w:r>
          <w:rPr>
            <w:rFonts w:hint="eastAsia" w:ascii="宋体" w:hAnsi="宋体" w:eastAsia="宋体" w:cs="宋体"/>
            <w:b w:val="0"/>
            <w:bCs w:val="0"/>
            <w:kern w:val="2"/>
            <w:sz w:val="21"/>
            <w:szCs w:val="21"/>
            <w:lang w:val="en-US" w:eastAsia="zh-CN" w:bidi="ar"/>
          </w:rPr>
          <w:t>每份</w:t>
        </w:r>
      </w:ins>
      <w:ins w:id="186" w:author="huangliyun" w:date="2025-06-17T16:20:06Z">
        <w:r>
          <w:rPr>
            <w:rFonts w:hint="eastAsia" w:ascii="宋体" w:hAnsi="宋体" w:eastAsia="宋体" w:cs="宋体"/>
            <w:b w:val="0"/>
            <w:bCs w:val="0"/>
            <w:kern w:val="2"/>
            <w:sz w:val="21"/>
            <w:szCs w:val="21"/>
            <w:lang w:val="en-US" w:eastAsia="zh-CN" w:bidi="ar"/>
          </w:rPr>
          <w:t>文件</w:t>
        </w:r>
      </w:ins>
      <w:ins w:id="187" w:author="huangliyun" w:date="2025-06-17T16:18:49Z">
        <w:r>
          <w:rPr>
            <w:rFonts w:hint="eastAsia" w:ascii="宋体" w:hAnsi="宋体" w:eastAsia="宋体" w:cs="宋体"/>
            <w:b w:val="0"/>
            <w:bCs w:val="0"/>
            <w:kern w:val="2"/>
            <w:sz w:val="21"/>
            <w:szCs w:val="21"/>
            <w:lang w:val="en-US" w:eastAsia="zh-CN" w:bidi="ar"/>
          </w:rPr>
          <w:t>进行</w:t>
        </w:r>
      </w:ins>
      <w:ins w:id="188" w:author="huangliyun" w:date="2025-06-17T16:18:51Z">
        <w:r>
          <w:rPr>
            <w:rFonts w:hint="eastAsia" w:ascii="宋体" w:hAnsi="宋体" w:eastAsia="宋体" w:cs="宋体"/>
            <w:b w:val="0"/>
            <w:bCs w:val="0"/>
            <w:kern w:val="2"/>
            <w:sz w:val="21"/>
            <w:szCs w:val="21"/>
            <w:lang w:val="en-US" w:eastAsia="zh-CN" w:bidi="ar"/>
          </w:rPr>
          <w:t>培训</w:t>
        </w:r>
      </w:ins>
      <w:ins w:id="189" w:author="huangliyun" w:date="2025-06-17T16:16:52Z">
        <w:r>
          <w:rPr>
            <w:rFonts w:hint="eastAsia" w:ascii="宋体" w:hAnsi="宋体" w:eastAsia="宋体" w:cs="宋体"/>
            <w:b w:val="0"/>
            <w:bCs w:val="0"/>
            <w:kern w:val="2"/>
            <w:sz w:val="21"/>
            <w:szCs w:val="21"/>
            <w:lang w:val="en-US" w:eastAsia="zh" w:bidi="ar"/>
          </w:rPr>
          <w:t>，员工对该文件已有相当程度的熟悉度,除本次培训考核外员工在工作中也会应用到</w:t>
        </w:r>
      </w:ins>
      <w:ins w:id="190" w:author="huangliyun" w:date="2025-06-17T16:53:46Z">
        <w:r>
          <w:rPr>
            <w:rFonts w:hint="eastAsia" w:ascii="宋体" w:hAnsi="宋体" w:eastAsia="宋体" w:cs="宋体"/>
            <w:b w:val="0"/>
            <w:bCs w:val="0"/>
            <w:kern w:val="2"/>
            <w:sz w:val="21"/>
            <w:szCs w:val="21"/>
            <w:lang w:val="en-US" w:eastAsia="zh-CN" w:bidi="ar"/>
          </w:rPr>
          <w:t>现场</w:t>
        </w:r>
      </w:ins>
      <w:ins w:id="191" w:author="huangliyun" w:date="2025-06-17T16:53:47Z">
        <w:r>
          <w:rPr>
            <w:rFonts w:hint="eastAsia" w:ascii="宋体" w:hAnsi="宋体" w:eastAsia="宋体" w:cs="宋体"/>
            <w:b w:val="0"/>
            <w:bCs w:val="0"/>
            <w:kern w:val="2"/>
            <w:sz w:val="21"/>
            <w:szCs w:val="21"/>
            <w:lang w:val="en-US" w:eastAsia="zh-CN" w:bidi="ar"/>
          </w:rPr>
          <w:t>操作</w:t>
        </w:r>
      </w:ins>
      <w:ins w:id="192" w:author="huangliyun" w:date="2025-06-17T16:53:50Z">
        <w:r>
          <w:rPr>
            <w:rFonts w:hint="eastAsia" w:ascii="宋体" w:hAnsi="宋体" w:eastAsia="宋体" w:cs="宋体"/>
            <w:b w:val="0"/>
            <w:bCs w:val="0"/>
            <w:kern w:val="2"/>
            <w:sz w:val="21"/>
            <w:szCs w:val="21"/>
            <w:lang w:val="en-US" w:eastAsia="zh-CN" w:bidi="ar"/>
          </w:rPr>
          <w:t>中</w:t>
        </w:r>
      </w:ins>
      <w:ins w:id="193" w:author="huangliyun" w:date="2025-06-17T16:16:52Z">
        <w:bookmarkStart w:id="4" w:name="_GoBack"/>
        <w:bookmarkEnd w:id="4"/>
        <w:r>
          <w:rPr>
            <w:rFonts w:hint="eastAsia" w:ascii="宋体" w:hAnsi="宋体" w:eastAsia="宋体" w:cs="宋体"/>
            <w:b w:val="0"/>
            <w:bCs w:val="0"/>
            <w:kern w:val="2"/>
            <w:sz w:val="21"/>
            <w:szCs w:val="21"/>
            <w:lang w:val="en-US" w:eastAsia="zh" w:bidi="ar"/>
          </w:rPr>
          <w:t>，只是考核试题不够完善，但不影响员工掌握本次培训内容，风险微小。</w:t>
        </w:r>
      </w:ins>
      <w:ins w:id="194" w:author="罗晓婷" w:date="2025-06-13T10:37:01Z">
        <w:del w:id="195" w:author="huangliyun" w:date="2025-06-17T16:16:52Z">
          <w:r>
            <w:rPr>
              <w:rFonts w:hint="eastAsia" w:ascii="宋体" w:hAnsi="宋体" w:eastAsia="宋体" w:cs="宋体"/>
              <w:b w:val="0"/>
              <w:bCs w:val="0"/>
              <w:kern w:val="2"/>
              <w:sz w:val="21"/>
              <w:szCs w:val="21"/>
              <w:lang w:val="en-US" w:eastAsia="zh" w:bidi="ar"/>
            </w:rPr>
            <w:delText>已</w:delText>
          </w:r>
        </w:del>
      </w:ins>
      <w:ins w:id="196" w:author="黄丽耘" w:date="2025-06-12T16:26:34Z">
        <w:del w:id="197" w:author="huangliyun" w:date="2025-06-17T16:16:52Z">
          <w:r>
            <w:rPr>
              <w:rFonts w:hint="eastAsia" w:ascii="宋体" w:hAnsi="宋体" w:eastAsia="宋体" w:cs="宋体"/>
              <w:b w:val="0"/>
              <w:bCs w:val="0"/>
              <w:kern w:val="2"/>
              <w:sz w:val="21"/>
              <w:szCs w:val="21"/>
              <w:lang w:val="en-US" w:eastAsia="zh" w:bidi="ar"/>
            </w:rPr>
            <w:delText>原规定</w:delText>
          </w:r>
        </w:del>
      </w:ins>
      <w:ins w:id="198" w:author="罗晓婷" w:date="2025-06-13T10:37:23Z">
        <w:del w:id="199" w:author="huangliyun" w:date="2025-06-17T16:16:52Z">
          <w:r>
            <w:rPr>
              <w:rFonts w:hint="eastAsia" w:ascii="宋体" w:hAnsi="宋体" w:eastAsia="宋体" w:cs="宋体"/>
              <w:b w:val="0"/>
              <w:bCs w:val="0"/>
              <w:kern w:val="2"/>
              <w:sz w:val="21"/>
              <w:szCs w:val="21"/>
              <w:lang w:val="en-US" w:eastAsia="zh" w:bidi="ar"/>
            </w:rPr>
            <w:delText>“</w:delText>
          </w:r>
        </w:del>
      </w:ins>
      <w:ins w:id="200" w:author="黄丽耘" w:date="2025-06-12T16:20:50Z">
        <w:del w:id="201" w:author="huangliyun" w:date="2025-06-17T16:16:52Z">
          <w:r>
            <w:rPr>
              <w:rFonts w:hint="eastAsia" w:ascii="宋体" w:hAnsi="宋体" w:eastAsia="宋体" w:cs="宋体"/>
              <w:b w:val="0"/>
              <w:bCs w:val="0"/>
              <w:kern w:val="2"/>
              <w:sz w:val="21"/>
              <w:szCs w:val="21"/>
              <w:lang w:val="en-US" w:eastAsia="zh" w:bidi="ar"/>
            </w:rPr>
            <w:delText>对</w:delText>
          </w:r>
        </w:del>
      </w:ins>
      <w:ins w:id="202" w:author="黄丽耘" w:date="2025-06-12T16:15:26Z">
        <w:del w:id="203" w:author="huangliyun" w:date="2025-06-17T16:16:52Z">
          <w:r>
            <w:rPr>
              <w:rFonts w:hint="eastAsia" w:ascii="宋体" w:hAnsi="宋体" w:eastAsia="宋体" w:cs="宋体"/>
              <w:b w:val="0"/>
              <w:bCs w:val="0"/>
              <w:color w:val="auto"/>
              <w:kern w:val="2"/>
              <w:sz w:val="21"/>
              <w:szCs w:val="21"/>
              <w:highlight w:val="none"/>
              <w:lang w:eastAsia="zh" w:bidi="ar"/>
              <w:rPrChange w:id="204" w:author="黄丽耘" w:date="2025-06-12T16:15:30Z">
                <w:rPr>
                  <w:rFonts w:hint="default" w:ascii="Times New Roman" w:hAnsi="Times New Roman" w:eastAsia="宋体" w:cs="Times New Roman"/>
                  <w:color w:val="auto"/>
                  <w:kern w:val="2"/>
                  <w:sz w:val="21"/>
                  <w:szCs w:val="20"/>
                  <w:highlight w:val="none"/>
                  <w:lang w:eastAsia="zh-CN" w:bidi="ar"/>
                </w:rPr>
              </w:rPrChange>
            </w:rPr>
            <w:delText>所</w:delText>
          </w:r>
        </w:del>
      </w:ins>
      <w:ins w:id="207" w:author="黄丽耘" w:date="2025-06-12T16:15:26Z">
        <w:del w:id="208" w:author="huangliyun" w:date="2025-06-17T16:16:52Z">
          <w:r>
            <w:rPr>
              <w:rFonts w:hint="eastAsia" w:ascii="宋体" w:hAnsi="宋体" w:eastAsia="宋体" w:cs="宋体"/>
              <w:b w:val="0"/>
              <w:bCs w:val="0"/>
              <w:color w:val="auto"/>
              <w:kern w:val="2"/>
              <w:sz w:val="21"/>
              <w:szCs w:val="21"/>
              <w:highlight w:val="none"/>
              <w:lang w:eastAsia="zh" w:bidi="ar"/>
              <w:rPrChange w:id="209" w:author="黄丽耘" w:date="2025-06-12T16:15:30Z">
                <w:rPr>
                  <w:rFonts w:hint="default" w:ascii="Times New Roman" w:hAnsi="Times New Roman" w:eastAsia="宋体" w:cs="Times New Roman"/>
                  <w:color w:val="auto"/>
                  <w:kern w:val="2"/>
                  <w:sz w:val="21"/>
                  <w:szCs w:val="20"/>
                  <w:highlight w:val="none"/>
                  <w:lang w:eastAsia="zh-CN" w:bidi="ar"/>
                </w:rPr>
              </w:rPrChange>
            </w:rPr>
            <w:delText>有</w:delText>
          </w:r>
        </w:del>
      </w:ins>
      <w:ins w:id="212" w:author="黄丽耘" w:date="2025-06-12T16:15:26Z">
        <w:del w:id="213" w:author="huangliyun" w:date="2025-06-17T16:16:52Z">
          <w:r>
            <w:rPr>
              <w:rFonts w:hint="eastAsia" w:ascii="宋体" w:hAnsi="宋体" w:eastAsia="宋体" w:cs="宋体"/>
              <w:b w:val="0"/>
              <w:bCs w:val="0"/>
              <w:color w:val="auto"/>
              <w:kern w:val="2"/>
              <w:sz w:val="21"/>
              <w:szCs w:val="21"/>
              <w:highlight w:val="none"/>
              <w:lang w:eastAsia="zh" w:bidi="ar"/>
              <w:rPrChange w:id="214" w:author="黄丽耘" w:date="2025-06-12T16:15:30Z">
                <w:rPr>
                  <w:rFonts w:hint="default" w:ascii="Times New Roman" w:hAnsi="Times New Roman" w:eastAsia="宋体" w:cs="Times New Roman"/>
                  <w:color w:val="auto"/>
                  <w:kern w:val="2"/>
                  <w:sz w:val="21"/>
                  <w:szCs w:val="20"/>
                  <w:highlight w:val="none"/>
                  <w:lang w:eastAsia="zh-CN" w:bidi="ar"/>
                </w:rPr>
              </w:rPrChange>
            </w:rPr>
            <w:delText>员工</w:delText>
          </w:r>
        </w:del>
      </w:ins>
      <w:ins w:id="217" w:author="黄丽耘" w:date="2025-06-12T16:15:26Z">
        <w:del w:id="218" w:author="huangliyun" w:date="2025-06-17T16:16:52Z">
          <w:r>
            <w:rPr>
              <w:rFonts w:hint="eastAsia" w:ascii="宋体" w:hAnsi="宋体" w:eastAsia="宋体" w:cs="宋体"/>
              <w:b w:val="0"/>
              <w:bCs w:val="0"/>
              <w:color w:val="auto"/>
              <w:kern w:val="2"/>
              <w:sz w:val="21"/>
              <w:szCs w:val="21"/>
              <w:highlight w:val="none"/>
              <w:lang w:eastAsia="zh" w:bidi="ar"/>
              <w:rPrChange w:id="219" w:author="黄丽耘" w:date="2025-06-12T16:15:30Z">
                <w:rPr>
                  <w:rFonts w:hint="default" w:ascii="Times New Roman" w:hAnsi="Times New Roman" w:eastAsia="宋体" w:cs="Times New Roman"/>
                  <w:color w:val="auto"/>
                  <w:kern w:val="2"/>
                  <w:sz w:val="21"/>
                  <w:szCs w:val="20"/>
                  <w:highlight w:val="none"/>
                  <w:lang w:eastAsia="zh-CN" w:bidi="ar"/>
                </w:rPr>
              </w:rPrChange>
            </w:rPr>
            <w:delText>应确保</w:delText>
          </w:r>
        </w:del>
      </w:ins>
      <w:ins w:id="222" w:author="黄丽耘" w:date="2025-06-12T16:15:26Z">
        <w:del w:id="223" w:author="huangliyun" w:date="2025-06-17T16:16:52Z">
          <w:r>
            <w:rPr>
              <w:rFonts w:hint="eastAsia" w:ascii="宋体" w:hAnsi="宋体" w:eastAsia="宋体" w:cs="宋体"/>
              <w:b w:val="0"/>
              <w:bCs w:val="0"/>
              <w:color w:val="auto"/>
              <w:kern w:val="2"/>
              <w:sz w:val="21"/>
              <w:szCs w:val="21"/>
              <w:highlight w:val="none"/>
              <w:lang w:eastAsia="zh" w:bidi="ar"/>
              <w:rPrChange w:id="224" w:author="黄丽耘" w:date="2025-06-12T16:15:30Z">
                <w:rPr>
                  <w:rFonts w:hint="default" w:ascii="Times New Roman" w:hAnsi="Times New Roman" w:eastAsia="宋体" w:cs="Times New Roman"/>
                  <w:color w:val="auto"/>
                  <w:kern w:val="2"/>
                  <w:sz w:val="21"/>
                  <w:szCs w:val="20"/>
                  <w:highlight w:val="none"/>
                  <w:lang w:eastAsia="zh-CN" w:bidi="ar"/>
                </w:rPr>
              </w:rPrChange>
            </w:rPr>
            <w:delText>已接受</w:delText>
          </w:r>
        </w:del>
      </w:ins>
      <w:ins w:id="227" w:author="黄丽耘" w:date="2025-06-12T16:15:26Z">
        <w:del w:id="228" w:author="huangliyun" w:date="2025-06-17T16:16:52Z">
          <w:r>
            <w:rPr>
              <w:rFonts w:hint="eastAsia" w:ascii="宋体" w:hAnsi="宋体" w:eastAsia="宋体" w:cs="宋体"/>
              <w:b w:val="0"/>
              <w:bCs w:val="0"/>
              <w:color w:val="auto"/>
              <w:kern w:val="2"/>
              <w:sz w:val="21"/>
              <w:szCs w:val="21"/>
              <w:highlight w:val="none"/>
              <w:lang w:eastAsia="zh" w:bidi="ar"/>
              <w:rPrChange w:id="229" w:author="黄丽耘" w:date="2025-06-12T16:15:30Z">
                <w:rPr>
                  <w:rFonts w:hint="default" w:ascii="Times New Roman" w:hAnsi="Times New Roman" w:eastAsia="宋体" w:cs="Times New Roman"/>
                  <w:color w:val="auto"/>
                  <w:kern w:val="2"/>
                  <w:sz w:val="21"/>
                  <w:szCs w:val="20"/>
                  <w:highlight w:val="none"/>
                  <w:lang w:eastAsia="zh-CN" w:bidi="ar"/>
                </w:rPr>
              </w:rPrChange>
            </w:rPr>
            <w:delText>岗位有关的SOP的培训</w:delText>
          </w:r>
        </w:del>
      </w:ins>
      <w:ins w:id="232" w:author="黄丽耘" w:date="2025-06-12T16:15:26Z">
        <w:del w:id="233" w:author="huangliyun" w:date="2025-06-17T16:16:52Z">
          <w:r>
            <w:rPr>
              <w:rFonts w:hint="eastAsia" w:ascii="宋体" w:hAnsi="宋体" w:eastAsia="宋体" w:cs="宋体"/>
              <w:b w:val="0"/>
              <w:bCs w:val="0"/>
              <w:color w:val="auto"/>
              <w:kern w:val="2"/>
              <w:sz w:val="21"/>
              <w:szCs w:val="21"/>
              <w:highlight w:val="none"/>
              <w:lang w:eastAsia="zh" w:bidi="ar"/>
              <w:rPrChange w:id="234" w:author="黄丽耘" w:date="2025-06-12T16:15:30Z">
                <w:rPr>
                  <w:rFonts w:hint="default" w:ascii="Times New Roman" w:hAnsi="Times New Roman" w:eastAsia="宋体" w:cs="Times New Roman"/>
                  <w:color w:val="auto"/>
                  <w:kern w:val="2"/>
                  <w:sz w:val="21"/>
                  <w:szCs w:val="20"/>
                  <w:highlight w:val="none"/>
                  <w:lang w:eastAsia="zh-CN" w:bidi="ar"/>
                </w:rPr>
              </w:rPrChange>
            </w:rPr>
            <w:delText>，</w:delText>
          </w:r>
        </w:del>
      </w:ins>
      <w:ins w:id="237" w:author="黄丽耘" w:date="2025-06-12T16:15:26Z">
        <w:del w:id="238" w:author="huangliyun" w:date="2025-06-17T16:16:52Z">
          <w:r>
            <w:rPr>
              <w:rFonts w:hint="eastAsia" w:ascii="宋体" w:hAnsi="宋体" w:eastAsia="宋体" w:cs="宋体"/>
              <w:b w:val="0"/>
              <w:bCs w:val="0"/>
              <w:color w:val="auto"/>
              <w:kern w:val="2"/>
              <w:sz w:val="21"/>
              <w:szCs w:val="21"/>
              <w:highlight w:val="none"/>
              <w:lang w:eastAsia="zh" w:bidi="ar"/>
              <w:rPrChange w:id="239" w:author="黄丽耘" w:date="2025-06-12T16:15:30Z">
                <w:rPr>
                  <w:rFonts w:hint="default" w:ascii="Times New Roman" w:hAnsi="Times New Roman" w:eastAsia="宋体" w:cs="Times New Roman"/>
                  <w:color w:val="auto"/>
                  <w:kern w:val="2"/>
                  <w:sz w:val="21"/>
                  <w:szCs w:val="20"/>
                  <w:highlight w:val="none"/>
                  <w:lang w:eastAsia="zh-CN" w:bidi="ar"/>
                </w:rPr>
              </w:rPrChange>
            </w:rPr>
            <w:delText>如果有新制订或修订的SOP，在员工按照新文件进行操作前，应按照要求接受SOP培训</w:delText>
          </w:r>
        </w:del>
      </w:ins>
      <w:ins w:id="242" w:author="黄丽耘" w:date="2025-06-12T16:16:52Z">
        <w:del w:id="243" w:author="huangliyun" w:date="2025-06-17T16:16:52Z">
          <w:r>
            <w:rPr>
              <w:rFonts w:hint="eastAsia" w:ascii="宋体" w:hAnsi="宋体" w:eastAsia="宋体" w:cs="宋体"/>
              <w:b w:val="0"/>
              <w:bCs w:val="0"/>
              <w:color w:val="auto"/>
              <w:kern w:val="2"/>
              <w:sz w:val="21"/>
              <w:szCs w:val="21"/>
              <w:highlight w:val="none"/>
              <w:lang w:val="en-US" w:eastAsia="zh" w:bidi="ar"/>
            </w:rPr>
            <w:delText>，</w:delText>
          </w:r>
        </w:del>
      </w:ins>
      <w:ins w:id="244" w:author="罗晓婷" w:date="2025-06-13T10:38:04Z">
        <w:del w:id="245" w:author="huangliyun" w:date="2025-06-17T16:16:52Z">
          <w:r>
            <w:rPr>
              <w:rFonts w:hint="eastAsia" w:ascii="宋体" w:hAnsi="宋体" w:eastAsia="宋体" w:cs="宋体"/>
              <w:b w:val="0"/>
              <w:bCs w:val="0"/>
              <w:color w:val="auto"/>
              <w:kern w:val="2"/>
              <w:sz w:val="21"/>
              <w:szCs w:val="21"/>
              <w:highlight w:val="none"/>
              <w:lang w:val="en-US" w:eastAsia="zh" w:bidi="ar"/>
            </w:rPr>
            <w:delText>且</w:delText>
          </w:r>
        </w:del>
      </w:ins>
      <w:ins w:id="246" w:author="罗晓婷" w:date="2025-06-13T10:38:07Z">
        <w:del w:id="247" w:author="huangliyun" w:date="2025-06-17T16:16:52Z">
          <w:r>
            <w:rPr>
              <w:rFonts w:hint="eastAsia" w:ascii="宋体" w:hAnsi="宋体" w:eastAsia="宋体" w:cs="宋体"/>
              <w:b w:val="0"/>
              <w:bCs w:val="0"/>
              <w:color w:val="auto"/>
              <w:kern w:val="2"/>
              <w:sz w:val="21"/>
              <w:szCs w:val="21"/>
              <w:highlight w:val="none"/>
              <w:lang w:val="en-US" w:eastAsia="zh" w:bidi="ar"/>
            </w:rPr>
            <w:delText>需</w:delText>
          </w:r>
        </w:del>
      </w:ins>
      <w:ins w:id="248" w:author="罗晓婷" w:date="2025-06-13T10:38:08Z">
        <w:del w:id="249" w:author="huangliyun" w:date="2025-06-17T16:16:52Z">
          <w:r>
            <w:rPr>
              <w:rFonts w:hint="eastAsia" w:ascii="宋体" w:hAnsi="宋体" w:eastAsia="宋体" w:cs="宋体"/>
              <w:b w:val="0"/>
              <w:bCs w:val="0"/>
              <w:color w:val="auto"/>
              <w:kern w:val="2"/>
              <w:sz w:val="21"/>
              <w:szCs w:val="21"/>
              <w:highlight w:val="none"/>
              <w:lang w:val="en-US" w:eastAsia="zh" w:bidi="ar"/>
            </w:rPr>
            <w:delText>进行</w:delText>
          </w:r>
        </w:del>
      </w:ins>
      <w:ins w:id="250" w:author="罗晓婷" w:date="2025-06-13T10:38:14Z">
        <w:del w:id="251" w:author="huangliyun" w:date="2025-06-17T16:16:52Z">
          <w:r>
            <w:rPr>
              <w:rFonts w:hint="eastAsia" w:ascii="宋体" w:hAnsi="宋体" w:eastAsia="宋体" w:cs="宋体"/>
              <w:b w:val="0"/>
              <w:bCs w:val="0"/>
              <w:color w:val="auto"/>
              <w:kern w:val="2"/>
              <w:sz w:val="21"/>
              <w:szCs w:val="21"/>
              <w:highlight w:val="none"/>
              <w:lang w:val="en-US" w:eastAsia="zh" w:bidi="ar"/>
            </w:rPr>
            <w:delText>考核</w:delText>
          </w:r>
        </w:del>
      </w:ins>
      <w:ins w:id="252" w:author="罗晓婷" w:date="2025-06-13T10:38:19Z">
        <w:del w:id="253" w:author="huangliyun" w:date="2025-06-17T16:16:52Z">
          <w:r>
            <w:rPr>
              <w:rFonts w:hint="eastAsia" w:ascii="宋体" w:hAnsi="宋体" w:eastAsia="宋体" w:cs="宋体"/>
              <w:b w:val="0"/>
              <w:bCs w:val="0"/>
              <w:color w:val="auto"/>
              <w:kern w:val="2"/>
              <w:sz w:val="21"/>
              <w:szCs w:val="21"/>
              <w:highlight w:val="none"/>
              <w:lang w:val="en-US" w:eastAsia="zh" w:bidi="ar"/>
            </w:rPr>
            <w:delText>，</w:delText>
          </w:r>
        </w:del>
      </w:ins>
      <w:ins w:id="254" w:author="罗晓婷" w:date="2025-06-13T10:38:24Z">
        <w:del w:id="255" w:author="huangliyun" w:date="2025-06-17T16:16:52Z">
          <w:r>
            <w:rPr>
              <w:rFonts w:hint="eastAsia" w:ascii="宋体" w:hAnsi="宋体" w:eastAsia="宋体" w:cs="宋体"/>
              <w:b w:val="0"/>
              <w:bCs w:val="0"/>
              <w:color w:val="auto"/>
              <w:kern w:val="2"/>
              <w:sz w:val="21"/>
              <w:szCs w:val="21"/>
              <w:highlight w:val="none"/>
              <w:lang w:val="en-US" w:eastAsia="zh" w:bidi="ar"/>
            </w:rPr>
            <w:delText>”</w:delText>
          </w:r>
        </w:del>
      </w:ins>
      <w:ins w:id="256" w:author="罗晓婷" w:date="2025-06-13T10:38:32Z">
        <w:del w:id="257" w:author="huangliyun" w:date="2025-06-17T16:16:52Z">
          <w:r>
            <w:rPr>
              <w:rFonts w:hint="eastAsia" w:ascii="宋体" w:hAnsi="宋体" w:eastAsia="宋体" w:cs="宋体"/>
              <w:b w:val="0"/>
              <w:bCs w:val="0"/>
              <w:color w:val="auto"/>
              <w:kern w:val="2"/>
              <w:sz w:val="21"/>
              <w:szCs w:val="21"/>
              <w:highlight w:val="none"/>
              <w:lang w:val="en-US" w:eastAsia="zh" w:bidi="ar"/>
            </w:rPr>
            <w:delText>只是</w:delText>
          </w:r>
        </w:del>
      </w:ins>
      <w:ins w:id="258" w:author="罗晓婷" w:date="2025-06-13T10:38:35Z">
        <w:del w:id="259" w:author="huangliyun" w:date="2025-06-17T16:16:52Z">
          <w:r>
            <w:rPr>
              <w:rFonts w:hint="eastAsia" w:ascii="宋体" w:hAnsi="宋体" w:eastAsia="宋体" w:cs="宋体"/>
              <w:b w:val="0"/>
              <w:bCs w:val="0"/>
              <w:color w:val="auto"/>
              <w:kern w:val="2"/>
              <w:sz w:val="21"/>
              <w:szCs w:val="21"/>
              <w:highlight w:val="none"/>
              <w:lang w:val="en-US" w:eastAsia="zh" w:bidi="ar"/>
            </w:rPr>
            <w:delText>缺少</w:delText>
          </w:r>
        </w:del>
      </w:ins>
      <w:ins w:id="260" w:author="罗晓婷" w:date="2025-06-13T10:40:51Z">
        <w:del w:id="261" w:author="huangliyun" w:date="2025-06-17T16:16:52Z">
          <w:r>
            <w:rPr>
              <w:rFonts w:hint="eastAsia" w:ascii="宋体" w:hAnsi="宋体" w:eastAsia="宋体" w:cs="宋体"/>
              <w:b w:val="0"/>
              <w:bCs w:val="0"/>
              <w:color w:val="auto"/>
              <w:kern w:val="2"/>
              <w:sz w:val="21"/>
              <w:szCs w:val="21"/>
              <w:highlight w:val="none"/>
              <w:lang w:val="en-US" w:eastAsia="zh" w:bidi="ar"/>
            </w:rPr>
            <w:delText>当</w:delText>
          </w:r>
        </w:del>
      </w:ins>
      <w:ins w:id="262" w:author="罗晓婷" w:date="2025-06-13T10:39:11Z">
        <w:del w:id="263" w:author="huangliyun" w:date="2025-06-17T16:16:52Z">
          <w:r>
            <w:rPr>
              <w:rFonts w:hint="eastAsia" w:ascii="宋体" w:hAnsi="宋体" w:eastAsia="宋体" w:cs="宋体"/>
              <w:b w:val="0"/>
              <w:bCs w:val="0"/>
              <w:color w:val="auto"/>
              <w:kern w:val="2"/>
              <w:sz w:val="21"/>
              <w:szCs w:val="21"/>
              <w:highlight w:val="none"/>
              <w:lang w:val="en-US" w:eastAsia="zh" w:bidi="ar"/>
            </w:rPr>
            <w:delText>一次</w:delText>
          </w:r>
        </w:del>
      </w:ins>
      <w:ins w:id="264" w:author="罗晓婷" w:date="2025-06-13T10:39:12Z">
        <w:del w:id="265" w:author="huangliyun" w:date="2025-06-17T16:16:52Z">
          <w:r>
            <w:rPr>
              <w:rFonts w:hint="eastAsia" w:ascii="宋体" w:hAnsi="宋体" w:eastAsia="宋体" w:cs="宋体"/>
              <w:b w:val="0"/>
              <w:bCs w:val="0"/>
              <w:color w:val="auto"/>
              <w:kern w:val="2"/>
              <w:sz w:val="21"/>
              <w:szCs w:val="21"/>
              <w:highlight w:val="none"/>
              <w:lang w:val="en-US" w:eastAsia="zh" w:bidi="ar"/>
            </w:rPr>
            <w:delText>培训</w:delText>
          </w:r>
        </w:del>
      </w:ins>
      <w:ins w:id="266" w:author="罗晓婷" w:date="2025-06-13T10:39:14Z">
        <w:del w:id="267" w:author="huangliyun" w:date="2025-06-17T16:16:52Z">
          <w:r>
            <w:rPr>
              <w:rFonts w:hint="eastAsia" w:ascii="宋体" w:hAnsi="宋体" w:eastAsia="宋体" w:cs="宋体"/>
              <w:b w:val="0"/>
              <w:bCs w:val="0"/>
              <w:color w:val="auto"/>
              <w:kern w:val="2"/>
              <w:sz w:val="21"/>
              <w:szCs w:val="21"/>
              <w:highlight w:val="none"/>
              <w:lang w:val="en-US" w:eastAsia="zh" w:bidi="ar"/>
            </w:rPr>
            <w:delText>多</w:delText>
          </w:r>
        </w:del>
      </w:ins>
      <w:ins w:id="268" w:author="罗晓婷" w:date="2025-06-13T10:39:21Z">
        <w:del w:id="269" w:author="huangliyun" w:date="2025-06-17T16:16:52Z">
          <w:r>
            <w:rPr>
              <w:rFonts w:hint="eastAsia" w:ascii="宋体" w:hAnsi="宋体" w:eastAsia="宋体" w:cs="宋体"/>
              <w:b w:val="0"/>
              <w:bCs w:val="0"/>
              <w:color w:val="auto"/>
              <w:kern w:val="2"/>
              <w:sz w:val="21"/>
              <w:szCs w:val="21"/>
              <w:highlight w:val="none"/>
              <w:lang w:val="en-US" w:eastAsia="zh" w:bidi="ar"/>
            </w:rPr>
            <w:delText>份</w:delText>
          </w:r>
        </w:del>
      </w:ins>
      <w:ins w:id="270" w:author="罗晓婷" w:date="2025-06-13T10:39:23Z">
        <w:del w:id="271" w:author="huangliyun" w:date="2025-06-17T16:16:52Z">
          <w:r>
            <w:rPr>
              <w:rFonts w:hint="eastAsia" w:ascii="宋体" w:hAnsi="宋体" w:eastAsia="宋体" w:cs="宋体"/>
              <w:b w:val="0"/>
              <w:bCs w:val="0"/>
              <w:color w:val="auto"/>
              <w:kern w:val="2"/>
              <w:sz w:val="21"/>
              <w:szCs w:val="21"/>
              <w:highlight w:val="none"/>
              <w:lang w:val="en-US" w:eastAsia="zh" w:bidi="ar"/>
            </w:rPr>
            <w:delText>文件</w:delText>
          </w:r>
        </w:del>
      </w:ins>
      <w:ins w:id="272" w:author="罗晓婷" w:date="2025-06-13T10:41:01Z">
        <w:del w:id="273" w:author="huangliyun" w:date="2025-06-17T16:16:52Z">
          <w:r>
            <w:rPr>
              <w:rFonts w:hint="eastAsia" w:ascii="宋体" w:hAnsi="宋体" w:eastAsia="宋体" w:cs="宋体"/>
              <w:b w:val="0"/>
              <w:bCs w:val="0"/>
              <w:color w:val="auto"/>
              <w:kern w:val="2"/>
              <w:sz w:val="21"/>
              <w:szCs w:val="21"/>
              <w:highlight w:val="none"/>
              <w:lang w:val="en-US" w:eastAsia="zh" w:bidi="ar"/>
            </w:rPr>
            <w:delText>时</w:delText>
          </w:r>
        </w:del>
      </w:ins>
      <w:ins w:id="274" w:author="罗晓婷" w:date="2025-06-13T10:39:32Z">
        <w:del w:id="275" w:author="huangliyun" w:date="2025-06-17T16:16:52Z">
          <w:r>
            <w:rPr>
              <w:rFonts w:hint="eastAsia" w:ascii="宋体" w:hAnsi="宋体" w:eastAsia="宋体" w:cs="宋体"/>
              <w:b w:val="0"/>
              <w:bCs w:val="0"/>
              <w:color w:val="auto"/>
              <w:kern w:val="2"/>
              <w:sz w:val="21"/>
              <w:szCs w:val="21"/>
              <w:highlight w:val="none"/>
              <w:lang w:val="en-US" w:eastAsia="zh" w:bidi="ar"/>
            </w:rPr>
            <w:delText>的</w:delText>
          </w:r>
        </w:del>
      </w:ins>
      <w:ins w:id="276" w:author="罗晓婷" w:date="2025-06-13T10:39:33Z">
        <w:del w:id="277" w:author="huangliyun" w:date="2025-06-17T16:16:52Z">
          <w:r>
            <w:rPr>
              <w:rFonts w:hint="eastAsia" w:ascii="宋体" w:hAnsi="宋体" w:eastAsia="宋体" w:cs="宋体"/>
              <w:b w:val="0"/>
              <w:bCs w:val="0"/>
              <w:color w:val="auto"/>
              <w:kern w:val="2"/>
              <w:sz w:val="21"/>
              <w:szCs w:val="21"/>
              <w:highlight w:val="none"/>
              <w:lang w:val="en-US" w:eastAsia="zh" w:bidi="ar"/>
            </w:rPr>
            <w:delText>考核</w:delText>
          </w:r>
        </w:del>
      </w:ins>
      <w:ins w:id="278" w:author="罗晓婷" w:date="2025-06-13T10:39:34Z">
        <w:del w:id="279" w:author="huangliyun" w:date="2025-06-17T16:16:52Z">
          <w:r>
            <w:rPr>
              <w:rFonts w:hint="eastAsia" w:ascii="宋体" w:hAnsi="宋体" w:eastAsia="宋体" w:cs="宋体"/>
              <w:b w:val="0"/>
              <w:bCs w:val="0"/>
              <w:color w:val="auto"/>
              <w:kern w:val="2"/>
              <w:sz w:val="21"/>
              <w:szCs w:val="21"/>
              <w:highlight w:val="none"/>
              <w:lang w:val="en-US" w:eastAsia="zh" w:bidi="ar"/>
            </w:rPr>
            <w:delText>要求</w:delText>
          </w:r>
        </w:del>
      </w:ins>
      <w:ins w:id="280" w:author="罗晓婷" w:date="2025-06-13T10:39:35Z">
        <w:del w:id="281" w:author="huangliyun" w:date="2025-06-17T16:16:52Z">
          <w:r>
            <w:rPr>
              <w:rFonts w:hint="eastAsia" w:ascii="宋体" w:hAnsi="宋体" w:eastAsia="宋体" w:cs="宋体"/>
              <w:b w:val="0"/>
              <w:bCs w:val="0"/>
              <w:color w:val="auto"/>
              <w:kern w:val="2"/>
              <w:sz w:val="21"/>
              <w:szCs w:val="21"/>
              <w:highlight w:val="none"/>
              <w:lang w:val="en-US" w:eastAsia="zh" w:bidi="ar"/>
            </w:rPr>
            <w:delText>，</w:delText>
          </w:r>
        </w:del>
      </w:ins>
      <w:ins w:id="282" w:author="罗晓婷" w:date="2025-06-13T10:40:21Z">
        <w:del w:id="283" w:author="huangliyun" w:date="2025-06-17T16:16:52Z">
          <w:r>
            <w:rPr>
              <w:rFonts w:hint="eastAsia" w:ascii="宋体" w:hAnsi="宋体" w:eastAsia="宋体" w:cs="宋体"/>
              <w:b w:val="0"/>
              <w:bCs w:val="0"/>
              <w:color w:val="auto"/>
              <w:kern w:val="2"/>
              <w:sz w:val="21"/>
              <w:szCs w:val="21"/>
              <w:highlight w:val="none"/>
              <w:lang w:val="en-US" w:eastAsia="zh" w:bidi="ar"/>
            </w:rPr>
            <w:delText>现</w:delText>
          </w:r>
        </w:del>
      </w:ins>
      <w:ins w:id="284" w:author="罗晓婷" w:date="2025-06-13T10:40:22Z">
        <w:del w:id="285" w:author="huangliyun" w:date="2025-06-17T16:16:52Z">
          <w:r>
            <w:rPr>
              <w:rFonts w:hint="eastAsia" w:ascii="宋体" w:hAnsi="宋体" w:eastAsia="宋体" w:cs="宋体"/>
              <w:b w:val="0"/>
              <w:bCs w:val="0"/>
              <w:color w:val="auto"/>
              <w:kern w:val="2"/>
              <w:sz w:val="21"/>
              <w:szCs w:val="21"/>
              <w:highlight w:val="none"/>
              <w:lang w:val="en-US" w:eastAsia="zh" w:bidi="ar"/>
            </w:rPr>
            <w:delText>进行</w:delText>
          </w:r>
        </w:del>
      </w:ins>
      <w:ins w:id="286" w:author="罗晓婷" w:date="2025-06-13T10:40:23Z">
        <w:del w:id="287" w:author="huangliyun" w:date="2025-06-17T16:16:52Z">
          <w:r>
            <w:rPr>
              <w:rFonts w:hint="eastAsia" w:ascii="宋体" w:hAnsi="宋体" w:eastAsia="宋体" w:cs="宋体"/>
              <w:b w:val="0"/>
              <w:bCs w:val="0"/>
              <w:color w:val="auto"/>
              <w:kern w:val="2"/>
              <w:sz w:val="21"/>
              <w:szCs w:val="21"/>
              <w:highlight w:val="none"/>
              <w:lang w:val="en-US" w:eastAsia="zh" w:bidi="ar"/>
            </w:rPr>
            <w:delText>完善</w:delText>
          </w:r>
        </w:del>
      </w:ins>
      <w:ins w:id="288" w:author="黄丽耘" w:date="2025-06-12T16:40:32Z">
        <w:del w:id="289" w:author="huangliyun" w:date="2025-06-17T16:16:52Z">
          <w:r>
            <w:rPr>
              <w:rFonts w:hint="eastAsia" w:ascii="宋体" w:hAnsi="宋体" w:eastAsia="宋体" w:cs="宋体"/>
              <w:b w:val="0"/>
              <w:bCs w:val="0"/>
              <w:color w:val="auto"/>
              <w:kern w:val="2"/>
              <w:sz w:val="21"/>
              <w:szCs w:val="21"/>
              <w:highlight w:val="none"/>
              <w:lang w:val="en-US" w:eastAsia="zh" w:bidi="ar"/>
            </w:rPr>
            <w:delText>未</w:delText>
          </w:r>
        </w:del>
      </w:ins>
      <w:ins w:id="290" w:author="黄丽耘" w:date="2025-06-12T16:40:33Z">
        <w:del w:id="291" w:author="huangliyun" w:date="2025-06-17T16:16:52Z">
          <w:r>
            <w:rPr>
              <w:rFonts w:hint="eastAsia" w:ascii="宋体" w:hAnsi="宋体" w:eastAsia="宋体" w:cs="宋体"/>
              <w:b w:val="0"/>
              <w:bCs w:val="0"/>
              <w:color w:val="auto"/>
              <w:kern w:val="2"/>
              <w:sz w:val="21"/>
              <w:szCs w:val="21"/>
              <w:highlight w:val="none"/>
              <w:lang w:val="en-US" w:eastAsia="zh" w:bidi="ar"/>
            </w:rPr>
            <w:delText>明确</w:delText>
          </w:r>
        </w:del>
      </w:ins>
      <w:ins w:id="292" w:author="黄丽耘" w:date="2025-06-12T16:40:34Z">
        <w:del w:id="293" w:author="huangliyun" w:date="2025-06-17T16:16:52Z">
          <w:r>
            <w:rPr>
              <w:rFonts w:hint="eastAsia" w:ascii="宋体" w:hAnsi="宋体" w:eastAsia="宋体" w:cs="宋体"/>
              <w:b w:val="0"/>
              <w:bCs w:val="0"/>
              <w:color w:val="auto"/>
              <w:kern w:val="2"/>
              <w:sz w:val="21"/>
              <w:szCs w:val="21"/>
              <w:highlight w:val="none"/>
              <w:lang w:val="en-US" w:eastAsia="zh" w:bidi="ar"/>
            </w:rPr>
            <w:delText>要求</w:delText>
          </w:r>
        </w:del>
      </w:ins>
      <w:ins w:id="294" w:author="黄丽耘" w:date="2025-06-12T16:40:35Z">
        <w:del w:id="295" w:author="huangliyun" w:date="2025-06-17T16:16:52Z">
          <w:r>
            <w:rPr>
              <w:rFonts w:hint="eastAsia" w:ascii="宋体" w:hAnsi="宋体" w:eastAsia="宋体" w:cs="宋体"/>
              <w:b w:val="0"/>
              <w:bCs w:val="0"/>
              <w:color w:val="auto"/>
              <w:kern w:val="2"/>
              <w:sz w:val="21"/>
              <w:szCs w:val="21"/>
              <w:highlight w:val="none"/>
              <w:lang w:val="en-US" w:eastAsia="zh" w:bidi="ar"/>
            </w:rPr>
            <w:delText>制</w:delText>
          </w:r>
        </w:del>
      </w:ins>
      <w:ins w:id="296" w:author="黄丽耘" w:date="2025-06-12T16:40:39Z">
        <w:del w:id="297" w:author="huangliyun" w:date="2025-06-17T16:16:52Z">
          <w:r>
            <w:rPr>
              <w:rFonts w:hint="eastAsia" w:ascii="宋体" w:hAnsi="宋体" w:eastAsia="宋体" w:cs="宋体"/>
              <w:b w:val="0"/>
              <w:bCs w:val="0"/>
              <w:color w:val="auto"/>
              <w:kern w:val="2"/>
              <w:sz w:val="21"/>
              <w:szCs w:val="21"/>
              <w:highlight w:val="none"/>
              <w:lang w:val="en-US" w:eastAsia="zh" w:bidi="ar"/>
            </w:rPr>
            <w:delText>定</w:delText>
          </w:r>
        </w:del>
      </w:ins>
      <w:ins w:id="298" w:author="黄丽耘" w:date="2025-06-12T16:40:40Z">
        <w:del w:id="299" w:author="huangliyun" w:date="2025-06-17T16:16:52Z">
          <w:r>
            <w:rPr>
              <w:rFonts w:hint="eastAsia" w:ascii="宋体" w:hAnsi="宋体" w:eastAsia="宋体" w:cs="宋体"/>
              <w:b w:val="0"/>
              <w:bCs w:val="0"/>
              <w:color w:val="auto"/>
              <w:kern w:val="2"/>
              <w:sz w:val="21"/>
              <w:szCs w:val="21"/>
              <w:highlight w:val="none"/>
              <w:lang w:val="en-US" w:eastAsia="zh" w:bidi="ar"/>
            </w:rPr>
            <w:delText>SOP</w:delText>
          </w:r>
        </w:del>
      </w:ins>
      <w:ins w:id="300" w:author="黄丽耘" w:date="2025-06-12T16:40:46Z">
        <w:del w:id="301" w:author="huangliyun" w:date="2025-06-17T16:16:52Z">
          <w:r>
            <w:rPr>
              <w:rFonts w:hint="eastAsia" w:ascii="宋体" w:hAnsi="宋体" w:eastAsia="宋体" w:cs="宋体"/>
              <w:b w:val="0"/>
              <w:bCs w:val="0"/>
              <w:color w:val="auto"/>
              <w:kern w:val="2"/>
              <w:sz w:val="21"/>
              <w:szCs w:val="21"/>
              <w:highlight w:val="none"/>
              <w:lang w:val="en-US" w:eastAsia="zh" w:bidi="ar"/>
            </w:rPr>
            <w:delText>的</w:delText>
          </w:r>
        </w:del>
      </w:ins>
      <w:ins w:id="302" w:author="黄丽耘" w:date="2025-06-12T16:40:47Z">
        <w:del w:id="303" w:author="huangliyun" w:date="2025-06-17T16:16:52Z">
          <w:r>
            <w:rPr>
              <w:rFonts w:hint="eastAsia" w:ascii="宋体" w:hAnsi="宋体" w:eastAsia="宋体" w:cs="宋体"/>
              <w:b w:val="0"/>
              <w:bCs w:val="0"/>
              <w:color w:val="auto"/>
              <w:kern w:val="2"/>
              <w:sz w:val="21"/>
              <w:szCs w:val="21"/>
              <w:highlight w:val="none"/>
              <w:lang w:val="en-US" w:eastAsia="zh" w:bidi="ar"/>
            </w:rPr>
            <w:delText>考核题</w:delText>
          </w:r>
        </w:del>
      </w:ins>
      <w:ins w:id="304" w:author="黄丽耘" w:date="2025-06-12T16:23:50Z">
        <w:del w:id="305" w:author="huangliyun" w:date="2025-06-17T16:16:52Z">
          <w:r>
            <w:rPr>
              <w:rFonts w:hint="eastAsia" w:ascii="宋体" w:hAnsi="宋体" w:eastAsia="宋体" w:cs="宋体"/>
              <w:b w:val="0"/>
              <w:bCs w:val="0"/>
              <w:color w:val="auto"/>
              <w:kern w:val="2"/>
              <w:sz w:val="21"/>
              <w:szCs w:val="21"/>
              <w:highlight w:val="none"/>
              <w:lang w:val="en-US" w:eastAsia="zh" w:bidi="ar"/>
            </w:rPr>
            <w:delText>，</w:delText>
          </w:r>
        </w:del>
      </w:ins>
      <w:ins w:id="306" w:author="黄丽耘" w:date="2025-06-12T16:23:53Z">
        <w:del w:id="307" w:author="huangliyun" w:date="2025-06-17T16:16:52Z">
          <w:r>
            <w:rPr>
              <w:rFonts w:hint="eastAsia" w:ascii="宋体" w:hAnsi="宋体" w:eastAsia="宋体" w:cs="宋体"/>
              <w:b w:val="0"/>
              <w:bCs w:val="0"/>
              <w:color w:val="auto"/>
              <w:kern w:val="2"/>
              <w:sz w:val="21"/>
              <w:szCs w:val="21"/>
              <w:highlight w:val="none"/>
              <w:lang w:val="en-US" w:eastAsia="zh" w:bidi="ar"/>
            </w:rPr>
            <w:delText>现已对</w:delText>
          </w:r>
        </w:del>
      </w:ins>
      <w:ins w:id="308" w:author="黄丽耘" w:date="2025-06-12T16:41:14Z">
        <w:del w:id="309" w:author="huangliyun" w:date="2025-06-17T16:16:52Z">
          <w:r>
            <w:rPr>
              <w:rFonts w:hint="eastAsia" w:ascii="宋体" w:hAnsi="宋体" w:eastAsia="宋体" w:cs="宋体"/>
              <w:b w:val="0"/>
              <w:bCs w:val="0"/>
              <w:color w:val="auto"/>
              <w:kern w:val="2"/>
              <w:sz w:val="21"/>
              <w:szCs w:val="21"/>
              <w:highlight w:val="none"/>
              <w:lang w:val="en-US" w:eastAsia="zh" w:bidi="ar"/>
            </w:rPr>
            <w:delText>该</w:delText>
          </w:r>
        </w:del>
      </w:ins>
      <w:ins w:id="310" w:author="黄丽耘" w:date="2025-06-12T16:41:15Z">
        <w:del w:id="311" w:author="huangliyun" w:date="2025-06-17T16:16:52Z">
          <w:r>
            <w:rPr>
              <w:rFonts w:hint="eastAsia" w:ascii="宋体" w:hAnsi="宋体" w:eastAsia="宋体" w:cs="宋体"/>
              <w:b w:val="0"/>
              <w:bCs w:val="0"/>
              <w:color w:val="auto"/>
              <w:kern w:val="2"/>
              <w:sz w:val="21"/>
              <w:szCs w:val="21"/>
              <w:highlight w:val="none"/>
              <w:lang w:val="en-US" w:eastAsia="zh" w:bidi="ar"/>
            </w:rPr>
            <w:delText>规程</w:delText>
          </w:r>
        </w:del>
      </w:ins>
      <w:ins w:id="312" w:author="黄丽耘" w:date="2025-06-12T16:24:18Z">
        <w:del w:id="313" w:author="huangliyun" w:date="2025-06-17T16:16:52Z">
          <w:r>
            <w:rPr>
              <w:rFonts w:hint="eastAsia" w:ascii="宋体" w:hAnsi="宋体" w:eastAsia="宋体" w:cs="宋体"/>
              <w:b w:val="0"/>
              <w:bCs w:val="0"/>
              <w:kern w:val="2"/>
              <w:sz w:val="21"/>
              <w:szCs w:val="21"/>
              <w:lang w:val="en-US" w:eastAsia="zh" w:bidi="ar"/>
            </w:rPr>
            <w:delText>进行</w:delText>
          </w:r>
        </w:del>
      </w:ins>
      <w:ins w:id="314" w:author="黄丽耘" w:date="2025-06-12T16:24:20Z">
        <w:del w:id="315" w:author="huangliyun" w:date="2025-06-17T16:16:52Z">
          <w:r>
            <w:rPr>
              <w:rFonts w:hint="eastAsia" w:ascii="宋体" w:hAnsi="宋体" w:eastAsia="宋体" w:cs="宋体"/>
              <w:b w:val="0"/>
              <w:bCs w:val="0"/>
              <w:kern w:val="2"/>
              <w:sz w:val="21"/>
              <w:szCs w:val="21"/>
              <w:lang w:val="en-US" w:eastAsia="zh" w:bidi="ar"/>
            </w:rPr>
            <w:delText>完善，</w:delText>
          </w:r>
        </w:del>
      </w:ins>
      <w:ins w:id="316" w:author="黄丽耘" w:date="2025-06-12T16:41:50Z">
        <w:del w:id="317" w:author="huangliyun" w:date="2025-06-17T16:16:52Z">
          <w:r>
            <w:rPr>
              <w:rFonts w:hint="eastAsia" w:ascii="宋体" w:hAnsi="宋体" w:eastAsia="宋体" w:cs="宋体"/>
              <w:b w:val="0"/>
              <w:bCs w:val="0"/>
              <w:kern w:val="2"/>
              <w:sz w:val="21"/>
              <w:szCs w:val="21"/>
              <w:lang w:val="en-US" w:eastAsia="zh" w:bidi="ar"/>
            </w:rPr>
            <w:delText>补充了</w:delText>
          </w:r>
        </w:del>
      </w:ins>
      <w:ins w:id="318" w:author="黄丽耘" w:date="2025-06-12T16:42:02Z">
        <w:del w:id="319" w:author="huangliyun" w:date="2025-06-17T16:16:52Z">
          <w:r>
            <w:rPr>
              <w:rFonts w:hint="eastAsia" w:ascii="宋体" w:hAnsi="宋体" w:eastAsia="宋体" w:cs="宋体"/>
              <w:b w:val="0"/>
              <w:bCs w:val="0"/>
              <w:kern w:val="2"/>
              <w:sz w:val="21"/>
              <w:szCs w:val="21"/>
              <w:lang w:val="en-US" w:eastAsia="zh" w:bidi="ar"/>
            </w:rPr>
            <w:delText>培训</w:delText>
          </w:r>
        </w:del>
      </w:ins>
      <w:ins w:id="320" w:author="黄丽耘" w:date="2025-06-12T16:42:04Z">
        <w:del w:id="321" w:author="huangliyun" w:date="2025-06-17T16:16:52Z">
          <w:r>
            <w:rPr>
              <w:rFonts w:hint="eastAsia" w:ascii="宋体" w:hAnsi="宋体" w:eastAsia="宋体" w:cs="宋体"/>
              <w:b w:val="0"/>
              <w:bCs w:val="0"/>
              <w:kern w:val="2"/>
              <w:sz w:val="21"/>
              <w:szCs w:val="21"/>
              <w:lang w:val="en-US" w:eastAsia="zh" w:bidi="ar"/>
            </w:rPr>
            <w:delText>考核题的</w:delText>
          </w:r>
        </w:del>
      </w:ins>
      <w:ins w:id="322" w:author="黄丽耘" w:date="2025-06-12T16:42:05Z">
        <w:del w:id="323" w:author="huangliyun" w:date="2025-06-17T16:16:52Z">
          <w:r>
            <w:rPr>
              <w:rFonts w:hint="eastAsia" w:ascii="宋体" w:hAnsi="宋体" w:eastAsia="宋体" w:cs="宋体"/>
              <w:b w:val="0"/>
              <w:bCs w:val="0"/>
              <w:kern w:val="2"/>
              <w:sz w:val="21"/>
              <w:szCs w:val="21"/>
              <w:lang w:val="en-US" w:eastAsia="zh" w:bidi="ar"/>
            </w:rPr>
            <w:delText>要求</w:delText>
          </w:r>
        </w:del>
      </w:ins>
      <w:ins w:id="324" w:author="黄丽耘" w:date="2025-06-12T16:42:08Z">
        <w:del w:id="325" w:author="huangliyun" w:date="2025-06-17T16:16:52Z">
          <w:r>
            <w:rPr>
              <w:rFonts w:hint="eastAsia" w:ascii="宋体" w:hAnsi="宋体" w:eastAsia="宋体" w:cs="宋体"/>
              <w:b w:val="0"/>
              <w:bCs w:val="0"/>
              <w:kern w:val="2"/>
              <w:sz w:val="21"/>
              <w:szCs w:val="21"/>
              <w:lang w:val="en-US" w:eastAsia="zh" w:bidi="ar"/>
            </w:rPr>
            <w:delText>，</w:delText>
          </w:r>
        </w:del>
      </w:ins>
      <w:ins w:id="326" w:author="黄丽耘" w:date="2025-06-12T16:24:32Z">
        <w:del w:id="327" w:author="huangliyun" w:date="2025-06-17T16:16:52Z">
          <w:r>
            <w:rPr>
              <w:rFonts w:hint="eastAsia" w:ascii="宋体" w:hAnsi="宋体" w:eastAsia="宋体" w:cs="宋体"/>
              <w:b w:val="0"/>
              <w:bCs w:val="0"/>
              <w:kern w:val="2"/>
              <w:sz w:val="21"/>
              <w:szCs w:val="21"/>
              <w:lang w:val="en-US" w:eastAsia="zh" w:bidi="ar"/>
            </w:rPr>
            <w:delText>更具</w:delText>
          </w:r>
        </w:del>
      </w:ins>
      <w:ins w:id="328" w:author="黄丽耘" w:date="2025-06-12T16:24:34Z">
        <w:del w:id="329" w:author="huangliyun" w:date="2025-06-17T16:16:52Z">
          <w:r>
            <w:rPr>
              <w:rFonts w:hint="eastAsia" w:ascii="宋体" w:hAnsi="宋体" w:eastAsia="宋体" w:cs="宋体"/>
              <w:b w:val="0"/>
              <w:bCs w:val="0"/>
              <w:kern w:val="2"/>
              <w:sz w:val="21"/>
              <w:szCs w:val="21"/>
              <w:lang w:val="en-US" w:eastAsia="zh" w:bidi="ar"/>
            </w:rPr>
            <w:delText>指导性</w:delText>
          </w:r>
        </w:del>
      </w:ins>
      <w:ins w:id="330" w:author="黄丽耘" w:date="2025-06-12T16:24:35Z">
        <w:del w:id="331" w:author="huangliyun" w:date="2025-06-17T16:16:52Z">
          <w:r>
            <w:rPr>
              <w:rFonts w:hint="eastAsia" w:ascii="宋体" w:hAnsi="宋体" w:eastAsia="宋体" w:cs="宋体"/>
              <w:b w:val="0"/>
              <w:bCs w:val="0"/>
              <w:kern w:val="2"/>
              <w:sz w:val="21"/>
              <w:szCs w:val="21"/>
              <w:lang w:val="en-US" w:eastAsia="zh" w:bidi="ar"/>
            </w:rPr>
            <w:delText>，</w:delText>
          </w:r>
        </w:del>
      </w:ins>
      <w:ins w:id="332" w:author="黄丽耘" w:date="2025-06-12T16:24:37Z">
        <w:del w:id="333" w:author="huangliyun" w:date="2025-06-17T16:16:52Z">
          <w:r>
            <w:rPr>
              <w:rFonts w:hint="eastAsia" w:ascii="宋体" w:hAnsi="宋体" w:eastAsia="宋体" w:cs="宋体"/>
              <w:b w:val="0"/>
              <w:bCs w:val="0"/>
              <w:kern w:val="2"/>
              <w:sz w:val="21"/>
              <w:szCs w:val="21"/>
              <w:lang w:val="en-US" w:eastAsia="zh" w:bidi="ar"/>
            </w:rPr>
            <w:delText>风险</w:delText>
          </w:r>
        </w:del>
      </w:ins>
      <w:ins w:id="334" w:author="黄丽耘" w:date="2025-06-12T16:24:39Z">
        <w:del w:id="335" w:author="huangliyun" w:date="2025-06-17T16:16:52Z">
          <w:r>
            <w:rPr>
              <w:rFonts w:hint="eastAsia" w:ascii="宋体" w:hAnsi="宋体" w:eastAsia="宋体" w:cs="宋体"/>
              <w:b w:val="0"/>
              <w:bCs w:val="0"/>
              <w:kern w:val="2"/>
              <w:sz w:val="21"/>
              <w:szCs w:val="21"/>
              <w:lang w:val="en-US" w:eastAsia="zh" w:bidi="ar"/>
            </w:rPr>
            <w:delText>微小</w:delText>
          </w:r>
        </w:del>
      </w:ins>
      <w:ins w:id="336" w:author="黄丽耘" w:date="2025-06-12T16:24:41Z">
        <w:del w:id="337" w:author="huangliyun" w:date="2025-06-17T16:16:52Z">
          <w:r>
            <w:rPr>
              <w:rFonts w:hint="eastAsia" w:ascii="宋体" w:hAnsi="宋体" w:eastAsia="宋体" w:cs="宋体"/>
              <w:b w:val="0"/>
              <w:bCs w:val="0"/>
              <w:kern w:val="2"/>
              <w:sz w:val="21"/>
              <w:szCs w:val="21"/>
              <w:lang w:val="en-US" w:eastAsia="zh" w:bidi="ar"/>
            </w:rPr>
            <w:delText>。</w:delText>
          </w:r>
        </w:del>
      </w:ins>
    </w:p>
    <w:p>
      <w:pPr>
        <w:rPr>
          <w:ins w:id="338" w:author="huangliyun" w:date="2025-06-17T09:39:45Z"/>
          <w:rFonts w:hint="eastAsia"/>
          <w:lang w:val="en-US" w:eastAsia="zh"/>
        </w:rPr>
      </w:pPr>
    </w:p>
    <w:p>
      <w:pPr>
        <w:rPr>
          <w:ins w:id="339" w:author="黄丽耘" w:date="2025-06-12T16:10:47Z"/>
          <w:del w:id="340" w:author="huangliyun" w:date="2025-06-17T09:40:07Z"/>
          <w:rFonts w:hint="default" w:eastAsia="宋体"/>
          <w:lang w:val="en-US" w:eastAsia="zh-CN"/>
          <w:rPrChange w:id="341" w:author="huangliyun" w:date="2025-06-17T09:40:05Z">
            <w:rPr>
              <w:ins w:id="342" w:author="黄丽耘" w:date="2025-06-12T16:10:47Z"/>
              <w:del w:id="343" w:author="huangliyun" w:date="2025-06-17T09:40:07Z"/>
              <w:rFonts w:hint="eastAsia" w:eastAsia="宋体"/>
              <w:lang w:val="en-US" w:eastAsia="zh-CN"/>
            </w:rPr>
          </w:rPrChange>
        </w:rPr>
      </w:pPr>
    </w:p>
    <w:p>
      <w:pPr>
        <w:numPr>
          <w:ilvl w:val="0"/>
          <w:numId w:val="1"/>
          <w:ins w:id="345" w:author="huangliyun" w:date="2025-06-17T10:09:45Z"/>
        </w:numPr>
        <w:rPr>
          <w:ins w:id="346" w:author="huangliyun" w:date="2025-06-17T10:09:45Z"/>
          <w:rFonts w:hint="eastAsia"/>
          <w:lang w:val="en-US" w:eastAsia="zh-CN"/>
        </w:rPr>
        <w:pPrChange w:id="344" w:author="huangliyun" w:date="2025-06-17T10:09:45Z">
          <w:pPr/>
        </w:pPrChange>
      </w:pPr>
      <w:ins w:id="347" w:author="huangliyun" w:date="2025-06-17T09:40:20Z">
        <w:r>
          <w:rPr>
            <w:rFonts w:hint="eastAsia" w:ascii="宋体" w:hAnsi="宋体" w:cs="宋体"/>
            <w:lang w:val="en-US" w:eastAsia="zh-CN"/>
            <w:rPrChange w:id="348" w:author="huangliyun" w:date="2025-06-17T09:41:12Z">
              <w:rPr>
                <w:rFonts w:hint="eastAsia"/>
                <w:lang w:val="en-US" w:eastAsia="zh-CN"/>
              </w:rPr>
            </w:rPrChange>
          </w:rPr>
          <w:t>纠正</w:t>
        </w:r>
      </w:ins>
      <w:ins w:id="349" w:author="huangliyun" w:date="2025-06-17T09:40:24Z">
        <w:r>
          <w:rPr>
            <w:rFonts w:hint="eastAsia" w:ascii="宋体" w:hAnsi="宋体" w:cs="宋体"/>
            <w:lang w:val="en-US" w:eastAsia="zh-CN"/>
            <w:rPrChange w:id="350" w:author="huangliyun" w:date="2025-06-17T09:41:12Z">
              <w:rPr>
                <w:rFonts w:hint="eastAsia"/>
                <w:lang w:val="en-US" w:eastAsia="zh-CN"/>
              </w:rPr>
            </w:rPrChange>
          </w:rPr>
          <w:t>预防</w:t>
        </w:r>
      </w:ins>
      <w:ins w:id="351" w:author="huangliyun" w:date="2025-06-17T09:40:27Z">
        <w:r>
          <w:rPr>
            <w:rFonts w:hint="eastAsia" w:ascii="宋体" w:hAnsi="宋体" w:cs="宋体"/>
            <w:lang w:val="en-US" w:eastAsia="zh-CN"/>
            <w:rPrChange w:id="352" w:author="huangliyun" w:date="2025-06-17T09:41:12Z">
              <w:rPr>
                <w:rFonts w:hint="eastAsia"/>
                <w:lang w:val="en-US" w:eastAsia="zh-CN"/>
              </w:rPr>
            </w:rPrChange>
          </w:rPr>
          <w:t>措施</w:t>
        </w:r>
      </w:ins>
      <w:ins w:id="353" w:author="huangliyun" w:date="2025-06-17T09:40:28Z">
        <w:r>
          <w:rPr>
            <w:rFonts w:hint="eastAsia" w:ascii="宋体" w:hAnsi="宋体" w:cs="宋体"/>
            <w:lang w:val="en-US" w:eastAsia="zh-CN"/>
            <w:rPrChange w:id="354" w:author="huangliyun" w:date="2025-06-17T09:41:12Z">
              <w:rPr>
                <w:rFonts w:hint="eastAsia"/>
                <w:lang w:val="en-US" w:eastAsia="zh-CN"/>
              </w:rPr>
            </w:rPrChange>
          </w:rPr>
          <w:t>计划</w:t>
        </w:r>
      </w:ins>
      <w:ins w:id="355" w:author="huangliyun" w:date="2025-06-17T09:40:37Z">
        <w:r>
          <w:rPr>
            <w:rFonts w:hint="eastAsia" w:ascii="宋体" w:hAnsi="宋体" w:cs="宋体"/>
            <w:lang w:val="en-US" w:eastAsia="zh-CN"/>
            <w:rPrChange w:id="356" w:author="huangliyun" w:date="2025-06-17T09:41:12Z">
              <w:rPr>
                <w:rFonts w:hint="eastAsia"/>
                <w:lang w:val="en-US" w:eastAsia="zh-CN"/>
              </w:rPr>
            </w:rPrChange>
          </w:rPr>
          <w:t>/</w:t>
        </w:r>
      </w:ins>
      <w:ins w:id="357" w:author="huangliyun" w:date="2025-06-17T09:40:42Z">
        <w:r>
          <w:rPr>
            <w:rFonts w:hint="eastAsia"/>
            <w:lang w:val="en-US" w:eastAsia="zh-CN"/>
          </w:rPr>
          <w:t>CA</w:t>
        </w:r>
      </w:ins>
      <w:ins w:id="358" w:author="huangliyun" w:date="2025-06-17T09:40:43Z">
        <w:r>
          <w:rPr>
            <w:rFonts w:hint="eastAsia"/>
            <w:lang w:val="en-US" w:eastAsia="zh-CN"/>
          </w:rPr>
          <w:t>PA</w:t>
        </w:r>
      </w:ins>
      <w:ins w:id="359" w:author="huangliyun" w:date="2025-06-17T09:40:47Z">
        <w:r>
          <w:rPr>
            <w:rFonts w:hint="eastAsia"/>
            <w:lang w:val="en-US" w:eastAsia="zh-CN"/>
          </w:rPr>
          <w:t xml:space="preserve"> P</w:t>
        </w:r>
      </w:ins>
      <w:ins w:id="360" w:author="huangliyun" w:date="2025-06-17T09:40:56Z">
        <w:r>
          <w:rPr>
            <w:rFonts w:hint="eastAsia"/>
            <w:lang w:val="en-US" w:eastAsia="zh-CN"/>
          </w:rPr>
          <w:t>l</w:t>
        </w:r>
      </w:ins>
      <w:ins w:id="361" w:author="huangliyun" w:date="2025-06-17T09:40:57Z">
        <w:r>
          <w:rPr>
            <w:rFonts w:hint="eastAsia"/>
            <w:lang w:val="en-US" w:eastAsia="zh-CN"/>
          </w:rPr>
          <w:t>an</w:t>
        </w:r>
      </w:ins>
      <w:ins w:id="362" w:author="huangliyun" w:date="2025-06-17T09:41:00Z">
        <w:r>
          <w:rPr>
            <w:rFonts w:hint="eastAsia"/>
            <w:lang w:val="en-US" w:eastAsia="zh-CN"/>
          </w:rPr>
          <w:t>:</w:t>
        </w:r>
      </w:ins>
    </w:p>
    <w:p>
      <w:pPr>
        <w:pStyle w:val="2"/>
        <w:numPr>
          <w:ilvl w:val="-1"/>
          <w:numId w:val="0"/>
        </w:numPr>
        <w:rPr>
          <w:rFonts w:hint="default"/>
          <w:lang w:eastAsia="zh-CN"/>
          <w:rPrChange w:id="364" w:author="黄丽耘" w:date="2025-06-12T15:32:36Z">
            <w:rPr>
              <w:rFonts w:hint="eastAsia"/>
              <w:lang w:eastAsia="zh"/>
            </w:rPr>
          </w:rPrChange>
        </w:rPr>
        <w:pPrChange w:id="363" w:author="huangliyun" w:date="2025-06-17T10:09:46Z">
          <w:pPr>
            <w:pStyle w:val="2"/>
          </w:pPr>
        </w:pPrChange>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72"/>
        <w:gridCol w:w="3963"/>
        <w:gridCol w:w="994"/>
        <w:gridCol w:w="1404"/>
        <w:gridCol w:w="1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365"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
              <w:t>序号</w:t>
            </w:r>
          </w:p>
        </w:tc>
        <w:tc>
          <w:tcPr>
            <w:tcW w:w="2324"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366"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Change w:id="367" w:author="黄丽耘" w:date="2025-06-12T15:32:32Z">
                  <w:rPr>
                    <w:rFonts w:hint="default" w:ascii="Times New Roman" w:hAnsi="Times New Roman" w:eastAsia="宋体" w:cs="Times New Roman"/>
                    <w:kern w:val="2"/>
                    <w:sz w:val="21"/>
                    <w:szCs w:val="21"/>
                    <w:vertAlign w:val="baseline"/>
                    <w:lang w:val="en-US" w:eastAsia="zh-CN" w:bidi="ar"/>
                  </w:rPr>
                </w:rPrChange>
              </w:rPr>
              <w:t>CAPA</w:t>
            </w:r>
            <w:r>
              <w:rPr>
                <w:rFonts w:hint="eastAsia" w:ascii="宋体" w:hAnsi="宋体" w:eastAsia="宋体" w:cs="宋体"/>
                <w:kern w:val="2"/>
                <w:sz w:val="21"/>
                <w:szCs w:val="21"/>
                <w:vertAlign w:val="baseline"/>
                <w:lang w:val="en-US" w:eastAsia="zh-CN" w:bidi="ar"/>
              </w:rPr>
              <w:t>方案</w:t>
            </w:r>
          </w:p>
        </w:tc>
        <w:tc>
          <w:tcPr>
            <w:tcW w:w="583"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368"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
              <w:t>负责人</w:t>
            </w:r>
          </w:p>
        </w:tc>
        <w:tc>
          <w:tcPr>
            <w:tcW w:w="823"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369"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
              <w:t>计划完成</w:t>
            </w:r>
          </w:p>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370"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
              <w:t>日期</w:t>
            </w:r>
          </w:p>
        </w:tc>
        <w:tc>
          <w:tcPr>
            <w:tcW w:w="873"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371"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
              <w:t>计划跟踪结束时间</w:t>
            </w:r>
            <w:r>
              <w:rPr>
                <w:rFonts w:hint="eastAsia" w:ascii="宋体" w:hAnsi="宋体" w:eastAsia="宋体" w:cs="宋体"/>
                <w:kern w:val="2"/>
                <w:sz w:val="21"/>
                <w:szCs w:val="21"/>
                <w:vertAlign w:val="baseline"/>
                <w:lang w:val="en-US" w:eastAsia="zh-CN" w:bidi="ar"/>
                <w:rPrChange w:id="372" w:author="黄丽耘" w:date="2025-06-12T15:32:32Z">
                  <w:rPr>
                    <w:rFonts w:hint="default" w:ascii="Times New Roman" w:hAnsi="Times New Roman" w:eastAsia="宋体" w:cs="Times New Roman"/>
                    <w:kern w:val="2"/>
                    <w:sz w:val="21"/>
                    <w:szCs w:val="21"/>
                    <w:vertAlign w:val="baseline"/>
                    <w:lang w:val="en-US" w:eastAsia="zh-CN" w:bidi="ar"/>
                  </w:rPr>
                </w:rPrChang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13" w:hRule="atLeast"/>
        </w:trPr>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373"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Change w:id="374" w:author="黄丽耘" w:date="2025-06-12T15:32:32Z">
                  <w:rPr>
                    <w:rFonts w:hint="default" w:ascii="Times New Roman" w:hAnsi="Times New Roman" w:eastAsia="宋体" w:cs="Times New Roman"/>
                    <w:kern w:val="2"/>
                    <w:sz w:val="21"/>
                    <w:szCs w:val="21"/>
                    <w:vertAlign w:val="baseline"/>
                    <w:lang w:val="en-US" w:eastAsia="zh-CN" w:bidi="ar"/>
                  </w:rPr>
                </w:rPrChange>
              </w:rPr>
              <w:t>1</w:t>
            </w:r>
          </w:p>
        </w:tc>
        <w:tc>
          <w:tcPr>
            <w:tcW w:w="2324"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0"/>
                <w:rPrChange w:id="375" w:author="黄丽耘" w:date="2025-06-12T15:32:32Z">
                  <w:rPr>
                    <w:rFonts w:hint="default" w:ascii="Times New Roman" w:hAnsi="Times New Roman" w:eastAsia="宋体" w:cs="Times New Roman"/>
                    <w:kern w:val="2"/>
                    <w:sz w:val="21"/>
                    <w:szCs w:val="21"/>
                  </w:rPr>
                </w:rPrChange>
              </w:rPr>
            </w:pPr>
            <w:r>
              <w:rPr>
                <w:rFonts w:hint="eastAsia" w:ascii="宋体" w:hAnsi="宋体" w:eastAsia="宋体" w:cs="宋体"/>
                <w:color w:val="000000"/>
                <w:kern w:val="2"/>
                <w:sz w:val="21"/>
                <w:szCs w:val="21"/>
                <w:lang w:val="en-US" w:eastAsia="zh-CN" w:bidi="ar"/>
              </w:rPr>
              <w:t>修订</w:t>
            </w:r>
            <w:r>
              <w:rPr>
                <w:rFonts w:hint="eastAsia" w:ascii="宋体" w:hAnsi="宋体" w:eastAsia="宋体" w:cs="宋体"/>
                <w:kern w:val="2"/>
                <w:sz w:val="21"/>
                <w:szCs w:val="21"/>
                <w:lang w:val="en-US" w:eastAsia="zh-CN" w:bidi="ar"/>
              </w:rPr>
              <w:t>《员工培训教育管理规程》SOP.PM.003/17，</w:t>
            </w:r>
            <w:ins w:id="376" w:author="罗晓婷" w:date="2025-06-13T10:42:05Z">
              <w:del w:id="377" w:author="黄丽耘" w:date="2025-06-13T16:49:23Z">
                <w:r>
                  <w:rPr>
                    <w:rFonts w:hint="eastAsia" w:ascii="宋体" w:hAnsi="宋体" w:cs="宋体"/>
                    <w:kern w:val="2"/>
                    <w:sz w:val="21"/>
                    <w:szCs w:val="21"/>
                    <w:lang w:val="en-US" w:eastAsia="zh" w:bidi="ar"/>
                  </w:rPr>
                  <w:delText>在文件</w:delText>
                </w:r>
              </w:del>
            </w:ins>
            <w:ins w:id="378" w:author="罗晓婷" w:date="2025-06-13T10:42:06Z">
              <w:del w:id="379" w:author="黄丽耘" w:date="2025-06-13T16:49:23Z">
                <w:r>
                  <w:rPr>
                    <w:rFonts w:hint="eastAsia" w:ascii="宋体" w:hAnsi="宋体" w:cs="宋体"/>
                    <w:kern w:val="2"/>
                    <w:sz w:val="21"/>
                    <w:szCs w:val="21"/>
                    <w:lang w:val="en-US" w:eastAsia="zh" w:bidi="ar"/>
                  </w:rPr>
                  <w:delText>中</w:delText>
                </w:r>
              </w:del>
            </w:ins>
            <w:ins w:id="380" w:author="罗晓婷" w:date="2025-06-13T10:42:07Z">
              <w:del w:id="381" w:author="黄丽耘" w:date="2025-06-13T16:49:23Z">
                <w:r>
                  <w:rPr>
                    <w:rFonts w:hint="eastAsia" w:ascii="宋体" w:hAnsi="宋体" w:cs="宋体"/>
                    <w:kern w:val="2"/>
                    <w:sz w:val="21"/>
                    <w:szCs w:val="21"/>
                    <w:lang w:val="en-US" w:eastAsia="zh" w:bidi="ar"/>
                  </w:rPr>
                  <w:delText>增加</w:delText>
                </w:r>
              </w:del>
            </w:ins>
            <w:ins w:id="382" w:author="罗晓婷" w:date="2025-06-13T10:42:08Z">
              <w:del w:id="383" w:author="黄丽耘" w:date="2025-06-13T16:49:23Z">
                <w:r>
                  <w:rPr>
                    <w:rFonts w:hint="eastAsia" w:ascii="宋体" w:hAnsi="宋体" w:cs="宋体"/>
                    <w:kern w:val="2"/>
                    <w:sz w:val="21"/>
                    <w:szCs w:val="21"/>
                    <w:lang w:val="en-US" w:eastAsia="zh" w:bidi="ar"/>
                  </w:rPr>
                  <w:delText>“</w:delText>
                </w:r>
              </w:del>
            </w:ins>
            <w:del w:id="384" w:author="黄丽耘" w:date="2025-06-13T16:49:23Z">
              <w:r>
                <w:rPr>
                  <w:rFonts w:hint="eastAsia" w:ascii="宋体" w:hAnsi="宋体" w:eastAsia="宋体" w:cs="宋体"/>
                  <w:b w:val="0"/>
                  <w:bCs w:val="0"/>
                  <w:kern w:val="2"/>
                  <w:sz w:val="21"/>
                  <w:szCs w:val="21"/>
                  <w:lang w:val="en-US" w:eastAsia="zh-CN" w:bidi="ar"/>
                </w:rPr>
                <w:delText>文件新制定和修订后若一次培训多份文件，在进行培训考核时，应为每份文件设计至少一个该文件</w:delText>
              </w:r>
            </w:del>
            <w:del w:id="385" w:author="黄丽耘" w:date="2025-06-13T16:49:23Z">
              <w:r>
                <w:rPr>
                  <w:rFonts w:hint="eastAsia" w:ascii="宋体" w:hAnsi="宋体" w:eastAsia="宋体" w:cs="宋体"/>
                  <w:b w:val="0"/>
                  <w:bCs w:val="0"/>
                  <w:kern w:val="2"/>
                  <w:sz w:val="21"/>
                  <w:szCs w:val="21"/>
                  <w:lang w:val="en-US" w:eastAsia="zh" w:bidi="ar"/>
                </w:rPr>
                <w:delText>涉及变更</w:delText>
              </w:r>
            </w:del>
            <w:del w:id="386" w:author="黄丽耘" w:date="2025-06-13T16:49:23Z">
              <w:r>
                <w:rPr>
                  <w:rFonts w:hint="eastAsia" w:ascii="宋体" w:hAnsi="宋体" w:eastAsia="宋体" w:cs="宋体"/>
                  <w:b w:val="0"/>
                  <w:bCs w:val="0"/>
                  <w:kern w:val="2"/>
                  <w:sz w:val="21"/>
                  <w:szCs w:val="21"/>
                  <w:lang w:val="en-US" w:eastAsia="zh-CN" w:bidi="ar"/>
                </w:rPr>
                <w:delText>的考核问题，</w:delText>
              </w:r>
            </w:del>
            <w:del w:id="387" w:author="黄丽耘" w:date="2025-06-13T16:49:23Z">
              <w:r>
                <w:rPr>
                  <w:rFonts w:hint="eastAsia" w:ascii="宋体" w:hAnsi="宋体" w:eastAsia="宋体" w:cs="宋体"/>
                  <w:b w:val="0"/>
                  <w:bCs w:val="0"/>
                  <w:kern w:val="2"/>
                  <w:sz w:val="21"/>
                  <w:szCs w:val="21"/>
                  <w:lang w:val="en-US" w:eastAsia="zh" w:bidi="ar"/>
                </w:rPr>
                <w:delText>对于</w:delText>
              </w:r>
            </w:del>
            <w:del w:id="388" w:author="黄丽耘" w:date="2025-06-13T16:49:23Z">
              <w:r>
                <w:rPr>
                  <w:rFonts w:hint="eastAsia" w:ascii="宋体" w:hAnsi="宋体" w:eastAsia="宋体" w:cs="宋体"/>
                  <w:b w:val="0"/>
                  <w:bCs w:val="0"/>
                  <w:kern w:val="2"/>
                  <w:sz w:val="21"/>
                  <w:szCs w:val="21"/>
                  <w:lang w:val="en-US" w:eastAsia="zh-CN" w:bidi="ar"/>
                </w:rPr>
                <w:delText>多份文件因同一原因修订的情况，</w:delText>
              </w:r>
            </w:del>
            <w:del w:id="389" w:author="黄丽耘" w:date="2025-06-13T16:49:23Z">
              <w:r>
                <w:rPr>
                  <w:rFonts w:hint="eastAsia" w:ascii="宋体" w:hAnsi="宋体" w:eastAsia="宋体" w:cs="宋体"/>
                  <w:b w:val="0"/>
                  <w:bCs w:val="0"/>
                  <w:kern w:val="2"/>
                  <w:sz w:val="21"/>
                  <w:szCs w:val="21"/>
                  <w:lang w:val="en-US" w:eastAsia="zh" w:bidi="ar"/>
                </w:rPr>
                <w:delText>需</w:delText>
              </w:r>
            </w:del>
            <w:del w:id="390" w:author="黄丽耘" w:date="2025-06-13T16:49:23Z">
              <w:r>
                <w:rPr>
                  <w:rFonts w:hint="eastAsia" w:ascii="宋体" w:hAnsi="宋体" w:eastAsia="宋体" w:cs="宋体"/>
                  <w:b w:val="0"/>
                  <w:bCs w:val="0"/>
                  <w:kern w:val="2"/>
                  <w:sz w:val="21"/>
                  <w:szCs w:val="21"/>
                  <w:lang w:val="en-US" w:eastAsia="zh-CN" w:bidi="ar"/>
                </w:rPr>
                <w:delText>围绕该原因</w:delText>
              </w:r>
            </w:del>
            <w:del w:id="391" w:author="黄丽耘" w:date="2025-06-13T16:49:23Z">
              <w:r>
                <w:rPr>
                  <w:rFonts w:hint="eastAsia" w:ascii="宋体" w:hAnsi="宋体" w:eastAsia="宋体" w:cs="宋体"/>
                  <w:b w:val="0"/>
                  <w:bCs w:val="0"/>
                  <w:kern w:val="2"/>
                  <w:sz w:val="21"/>
                  <w:szCs w:val="21"/>
                  <w:lang w:val="en-US" w:eastAsia="zh" w:bidi="ar"/>
                </w:rPr>
                <w:delText>制定</w:delText>
              </w:r>
            </w:del>
            <w:del w:id="392" w:author="黄丽耘" w:date="2025-06-13T16:49:23Z">
              <w:r>
                <w:rPr>
                  <w:rFonts w:hint="eastAsia" w:ascii="宋体" w:hAnsi="宋体" w:eastAsia="宋体" w:cs="宋体"/>
                  <w:b w:val="0"/>
                  <w:bCs w:val="0"/>
                  <w:kern w:val="2"/>
                  <w:sz w:val="21"/>
                  <w:szCs w:val="21"/>
                  <w:lang w:val="en-US" w:eastAsia="zh-CN" w:bidi="ar"/>
                </w:rPr>
                <w:delText>的</w:delText>
              </w:r>
            </w:del>
            <w:del w:id="393" w:author="黄丽耘" w:date="2025-06-13T16:49:23Z">
              <w:r>
                <w:rPr>
                  <w:rFonts w:hint="eastAsia" w:ascii="宋体" w:hAnsi="宋体" w:eastAsia="宋体" w:cs="宋体"/>
                  <w:b w:val="0"/>
                  <w:bCs w:val="0"/>
                  <w:kern w:val="2"/>
                  <w:sz w:val="21"/>
                  <w:szCs w:val="21"/>
                  <w:lang w:val="en-US" w:eastAsia="zh" w:bidi="ar"/>
                </w:rPr>
                <w:delText>培训</w:delText>
              </w:r>
            </w:del>
            <w:del w:id="394" w:author="黄丽耘" w:date="2025-06-13T16:49:23Z">
              <w:r>
                <w:rPr>
                  <w:rFonts w:hint="eastAsia" w:ascii="宋体" w:hAnsi="宋体" w:eastAsia="宋体" w:cs="宋体"/>
                  <w:b w:val="0"/>
                  <w:bCs w:val="0"/>
                  <w:kern w:val="2"/>
                  <w:sz w:val="21"/>
                  <w:szCs w:val="21"/>
                  <w:lang w:val="en-US" w:eastAsia="zh-CN" w:bidi="ar"/>
                </w:rPr>
                <w:delText>考核</w:delText>
              </w:r>
            </w:del>
            <w:del w:id="395" w:author="黄丽耘" w:date="2025-06-13T16:49:23Z">
              <w:r>
                <w:rPr>
                  <w:rFonts w:hint="eastAsia" w:ascii="宋体" w:hAnsi="宋体" w:eastAsia="宋体" w:cs="宋体"/>
                  <w:b w:val="0"/>
                  <w:bCs w:val="0"/>
                  <w:kern w:val="2"/>
                  <w:sz w:val="21"/>
                  <w:szCs w:val="21"/>
                  <w:lang w:val="en-US" w:eastAsia="zh" w:bidi="ar"/>
                </w:rPr>
                <w:delText>的</w:delText>
              </w:r>
            </w:del>
            <w:del w:id="396" w:author="黄丽耘" w:date="2025-06-13T16:49:23Z">
              <w:r>
                <w:rPr>
                  <w:rFonts w:hint="eastAsia" w:ascii="宋体" w:hAnsi="宋体" w:eastAsia="宋体" w:cs="宋体"/>
                  <w:b w:val="0"/>
                  <w:bCs w:val="0"/>
                  <w:kern w:val="2"/>
                  <w:sz w:val="21"/>
                  <w:szCs w:val="21"/>
                  <w:lang w:val="en-US" w:eastAsia="zh-CN" w:bidi="ar"/>
                </w:rPr>
                <w:delText>问题</w:delText>
              </w:r>
            </w:del>
            <w:ins w:id="397" w:author="罗晓婷" w:date="2025-06-13T10:42:30Z">
              <w:del w:id="398" w:author="黄丽耘" w:date="2025-06-13T16:49:23Z">
                <w:r>
                  <w:rPr>
                    <w:rFonts w:hint="eastAsia" w:ascii="宋体" w:hAnsi="宋体" w:cs="宋体"/>
                    <w:b w:val="0"/>
                    <w:bCs w:val="0"/>
                    <w:kern w:val="2"/>
                    <w:sz w:val="21"/>
                    <w:szCs w:val="21"/>
                    <w:lang w:val="en-US" w:eastAsia="zh" w:bidi="ar"/>
                  </w:rPr>
                  <w:delText>的</w:delText>
                </w:r>
              </w:del>
            </w:ins>
            <w:ins w:id="399" w:author="罗晓婷" w:date="2025-06-13T10:42:34Z">
              <w:del w:id="400" w:author="黄丽耘" w:date="2025-06-13T16:49:23Z">
                <w:r>
                  <w:rPr>
                    <w:rFonts w:hint="eastAsia" w:ascii="宋体" w:hAnsi="宋体" w:cs="宋体"/>
                    <w:b w:val="0"/>
                    <w:bCs w:val="0"/>
                    <w:kern w:val="2"/>
                    <w:sz w:val="21"/>
                    <w:szCs w:val="21"/>
                    <w:lang w:val="en-US" w:eastAsia="zh" w:bidi="ar"/>
                  </w:rPr>
                  <w:delText>规定</w:delText>
                </w:r>
              </w:del>
            </w:ins>
            <w:ins w:id="401" w:author="罗晓婷" w:date="2025-06-13T10:42:36Z">
              <w:del w:id="402" w:author="黄丽耘" w:date="2025-06-13T16:49:23Z">
                <w:r>
                  <w:rPr>
                    <w:rFonts w:hint="eastAsia" w:ascii="宋体" w:hAnsi="宋体" w:cs="宋体"/>
                    <w:b w:val="0"/>
                    <w:bCs w:val="0"/>
                    <w:kern w:val="2"/>
                    <w:sz w:val="21"/>
                    <w:szCs w:val="21"/>
                    <w:lang w:val="en-US" w:eastAsia="zh" w:bidi="ar"/>
                  </w:rPr>
                  <w:delText>”</w:delText>
                </w:r>
              </w:del>
            </w:ins>
            <w:del w:id="403" w:author="黄丽耘" w:date="2025-06-13T16:49:23Z">
              <w:r>
                <w:rPr>
                  <w:rFonts w:hint="eastAsia" w:ascii="宋体" w:hAnsi="宋体" w:eastAsia="宋体" w:cs="宋体"/>
                  <w:kern w:val="2"/>
                  <w:sz w:val="21"/>
                  <w:szCs w:val="21"/>
                  <w:lang w:val="en-US" w:eastAsia="zh-CN" w:bidi="ar"/>
                </w:rPr>
                <w:delText>，</w:delText>
              </w:r>
            </w:del>
            <w:del w:id="404" w:author="黄丽耘" w:date="2025-06-13T16:49:23Z">
              <w:r>
                <w:rPr>
                  <w:rFonts w:hint="eastAsia" w:ascii="宋体" w:hAnsi="宋体" w:eastAsia="宋体" w:cs="宋体"/>
                  <w:kern w:val="2"/>
                  <w:sz w:val="21"/>
                  <w:szCs w:val="21"/>
                  <w:lang w:val="en-US" w:eastAsia="zh-CN" w:bidi="ar"/>
                  <w:rPrChange w:id="405" w:author="黄丽耘" w:date="2025-06-12T15:32:36Z">
                    <w:rPr>
                      <w:rFonts w:hint="eastAsia" w:ascii="宋体" w:hAnsi="宋体" w:eastAsia="宋体" w:cs="宋体"/>
                      <w:kern w:val="2"/>
                      <w:sz w:val="22"/>
                      <w:szCs w:val="22"/>
                      <w:lang w:val="en-US" w:eastAsia="zh-CN" w:bidi="ar"/>
                    </w:rPr>
                  </w:rPrChange>
                </w:rPr>
                <w:delText>并对相关人员进行修订后的文件培训。</w:delText>
              </w:r>
            </w:del>
            <w:ins w:id="406" w:author="黄丽耘" w:date="2025-06-13T16:49:23Z">
              <w:r>
                <w:rPr>
                  <w:rFonts w:hint="eastAsia" w:ascii="宋体" w:hAnsi="宋体" w:cs="宋体"/>
                  <w:kern w:val="2"/>
                  <w:sz w:val="21"/>
                  <w:szCs w:val="21"/>
                  <w:lang w:val="en-US" w:eastAsia="zh" w:bidi="ar"/>
                </w:rPr>
                <w:t>在文件中增加“新制</w:t>
              </w:r>
            </w:ins>
            <w:ins w:id="407" w:author="黄丽耘" w:date="2025-06-13T16:49:23Z">
              <w:del w:id="408" w:author="huangliyun" w:date="2025-06-17T15:58:52Z">
                <w:r>
                  <w:rPr>
                    <w:rFonts w:hint="default" w:ascii="宋体" w:hAnsi="宋体" w:cs="宋体"/>
                    <w:kern w:val="2"/>
                    <w:sz w:val="21"/>
                    <w:szCs w:val="21"/>
                    <w:lang w:val="en-US" w:eastAsia="zh" w:bidi="ar"/>
                  </w:rPr>
                  <w:delText>度</w:delText>
                </w:r>
              </w:del>
            </w:ins>
            <w:ins w:id="409" w:author="huangliyun" w:date="2025-06-17T15:58:53Z">
              <w:r>
                <w:rPr>
                  <w:rFonts w:hint="eastAsia" w:ascii="宋体" w:hAnsi="宋体" w:cs="宋体"/>
                  <w:kern w:val="2"/>
                  <w:sz w:val="21"/>
                  <w:szCs w:val="21"/>
                  <w:lang w:val="en-US" w:eastAsia="zh-CN" w:bidi="ar"/>
                </w:rPr>
                <w:t>订</w:t>
              </w:r>
            </w:ins>
            <w:ins w:id="410" w:author="黄丽耘" w:date="2025-06-13T16:49:23Z">
              <w:r>
                <w:rPr>
                  <w:rFonts w:hint="eastAsia" w:ascii="宋体" w:hAnsi="宋体" w:cs="宋体"/>
                  <w:kern w:val="2"/>
                  <w:sz w:val="21"/>
                  <w:szCs w:val="21"/>
                  <w:lang w:val="en-US" w:eastAsia="zh" w:bidi="ar"/>
                </w:rPr>
                <w:t>及变更后的文件培训，需根据新制</w:t>
              </w:r>
            </w:ins>
            <w:ins w:id="411" w:author="黄丽耘" w:date="2025-06-13T16:49:23Z">
              <w:del w:id="412" w:author="huangliyun" w:date="2025-06-17T15:58:56Z">
                <w:r>
                  <w:rPr>
                    <w:rFonts w:hint="default" w:ascii="宋体" w:hAnsi="宋体" w:cs="宋体"/>
                    <w:kern w:val="2"/>
                    <w:sz w:val="21"/>
                    <w:szCs w:val="21"/>
                    <w:lang w:val="en-US" w:eastAsia="zh" w:bidi="ar"/>
                  </w:rPr>
                  <w:delText>定</w:delText>
                </w:r>
              </w:del>
            </w:ins>
            <w:ins w:id="413" w:author="huangliyun" w:date="2025-06-17T15:58:57Z">
              <w:r>
                <w:rPr>
                  <w:rFonts w:hint="eastAsia" w:ascii="宋体" w:hAnsi="宋体" w:cs="宋体"/>
                  <w:kern w:val="2"/>
                  <w:sz w:val="21"/>
                  <w:szCs w:val="21"/>
                  <w:lang w:val="en-US" w:eastAsia="zh-CN" w:bidi="ar"/>
                </w:rPr>
                <w:t>订</w:t>
              </w:r>
            </w:ins>
            <w:ins w:id="414" w:author="黄丽耘" w:date="2025-06-13T16:49:23Z">
              <w:r>
                <w:rPr>
                  <w:rFonts w:hint="eastAsia" w:ascii="宋体" w:hAnsi="宋体" w:cs="宋体"/>
                  <w:kern w:val="2"/>
                  <w:sz w:val="21"/>
                  <w:szCs w:val="21"/>
                  <w:lang w:val="en-US" w:eastAsia="zh" w:bidi="ar"/>
                </w:rPr>
                <w:t>的文件或变更内容进行考核，确保培训考核涵盖每份文件内容；如有多份文件变更内容相同时，培训考核可针对变更内容进行考核”的规定，并对相关人员进行变更后文件的培训。</w:t>
              </w:r>
            </w:ins>
          </w:p>
        </w:tc>
        <w:tc>
          <w:tcPr>
            <w:tcW w:w="583"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415"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
              <w:t>黄丽耘</w:t>
            </w:r>
          </w:p>
        </w:tc>
        <w:tc>
          <w:tcPr>
            <w:tcW w:w="823"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416"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Change w:id="417" w:author="黄丽耘" w:date="2025-06-12T15:32:32Z">
                  <w:rPr>
                    <w:rFonts w:hint="default" w:ascii="Times New Roman" w:hAnsi="Times New Roman" w:eastAsia="宋体" w:cs="Times New Roman"/>
                    <w:kern w:val="2"/>
                    <w:sz w:val="21"/>
                    <w:szCs w:val="21"/>
                    <w:vertAlign w:val="baseline"/>
                    <w:lang w:val="en-US" w:eastAsia="zh-CN" w:bidi="ar"/>
                  </w:rPr>
                </w:rPrChange>
              </w:rPr>
              <w:t>2025.06.</w:t>
            </w:r>
            <w:ins w:id="418" w:author="罗晓婷" w:date="2025-06-13T10:41:44Z">
              <w:del w:id="419" w:author="huangliyun" w:date="2025-06-17T09:10:25Z">
                <w:r>
                  <w:rPr>
                    <w:rFonts w:hint="default" w:ascii="宋体" w:hAnsi="宋体" w:cs="宋体"/>
                    <w:kern w:val="2"/>
                    <w:sz w:val="21"/>
                    <w:szCs w:val="21"/>
                    <w:vertAlign w:val="baseline"/>
                    <w:lang w:val="en-US" w:eastAsia="zh" w:bidi="ar"/>
                  </w:rPr>
                  <w:delText>25</w:delText>
                </w:r>
              </w:del>
            </w:ins>
            <w:ins w:id="420" w:author="huangliyun" w:date="2025-06-17T09:10:25Z">
              <w:r>
                <w:rPr>
                  <w:rFonts w:hint="eastAsia" w:ascii="宋体" w:hAnsi="宋体" w:cs="宋体"/>
                  <w:kern w:val="2"/>
                  <w:sz w:val="21"/>
                  <w:szCs w:val="21"/>
                  <w:vertAlign w:val="baseline"/>
                  <w:lang w:val="en-US" w:eastAsia="zh-CN" w:bidi="ar"/>
                </w:rPr>
                <w:t>3</w:t>
              </w:r>
            </w:ins>
            <w:ins w:id="421" w:author="huangliyun" w:date="2025-06-17T09:10:26Z">
              <w:r>
                <w:rPr>
                  <w:rFonts w:hint="eastAsia" w:ascii="宋体" w:hAnsi="宋体" w:cs="宋体"/>
                  <w:kern w:val="2"/>
                  <w:sz w:val="21"/>
                  <w:szCs w:val="21"/>
                  <w:vertAlign w:val="baseline"/>
                  <w:lang w:val="en-US" w:eastAsia="zh-CN" w:bidi="ar"/>
                </w:rPr>
                <w:t>0</w:t>
              </w:r>
            </w:ins>
            <w:del w:id="422" w:author="罗晓婷" w:date="2025-06-13T10:41:43Z">
              <w:r>
                <w:rPr>
                  <w:rFonts w:hint="eastAsia" w:ascii="宋体" w:hAnsi="宋体" w:eastAsia="宋体" w:cs="宋体"/>
                  <w:kern w:val="2"/>
                  <w:sz w:val="21"/>
                  <w:szCs w:val="21"/>
                  <w:vertAlign w:val="baseline"/>
                  <w:lang w:val="en-US" w:eastAsia="zh-CN" w:bidi="ar"/>
                  <w:rPrChange w:id="423" w:author="黄丽耘" w:date="2025-06-12T15:32:32Z">
                    <w:rPr>
                      <w:rFonts w:hint="default" w:ascii="Times New Roman" w:hAnsi="Times New Roman" w:eastAsia="宋体" w:cs="Times New Roman"/>
                      <w:kern w:val="2"/>
                      <w:sz w:val="21"/>
                      <w:szCs w:val="21"/>
                      <w:vertAlign w:val="baseline"/>
                      <w:lang w:val="en-US" w:eastAsia="zh-CN" w:bidi="ar"/>
                    </w:rPr>
                  </w:rPrChange>
                </w:rPr>
                <w:delText>16</w:delText>
              </w:r>
            </w:del>
          </w:p>
        </w:tc>
        <w:tc>
          <w:tcPr>
            <w:tcW w:w="873" w:type="pct"/>
            <w:tcBorders>
              <w:top w:val="single" w:color="auto" w:sz="4" w:space="0"/>
              <w:left w:val="nil"/>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line="360" w:lineRule="exact"/>
              <w:ind w:left="0" w:right="0"/>
              <w:jc w:val="center"/>
              <w:textAlignment w:val="baseline"/>
              <w:rPr>
                <w:rFonts w:hint="eastAsia" w:ascii="宋体" w:hAnsi="宋体" w:eastAsia="宋体" w:cs="宋体"/>
                <w:kern w:val="2"/>
                <w:sz w:val="21"/>
                <w:szCs w:val="20"/>
                <w:vertAlign w:val="baseline"/>
                <w:rPrChange w:id="424" w:author="黄丽耘" w:date="2025-06-12T15:32:32Z">
                  <w:rPr>
                    <w:rFonts w:hint="default" w:ascii="Times New Roman" w:hAnsi="Times New Roman" w:eastAsia="宋体" w:cs="Times New Roman"/>
                    <w:kern w:val="2"/>
                    <w:sz w:val="21"/>
                    <w:szCs w:val="21"/>
                    <w:vertAlign w:val="baseline"/>
                  </w:rPr>
                </w:rPrChange>
              </w:rPr>
            </w:pPr>
            <w:r>
              <w:rPr>
                <w:rFonts w:hint="eastAsia" w:ascii="宋体" w:hAnsi="宋体" w:eastAsia="宋体" w:cs="宋体"/>
                <w:kern w:val="2"/>
                <w:sz w:val="21"/>
                <w:szCs w:val="21"/>
                <w:vertAlign w:val="baseline"/>
                <w:lang w:val="en-US" w:eastAsia="zh-CN" w:bidi="ar"/>
                <w:rPrChange w:id="425" w:author="黄丽耘" w:date="2025-06-12T15:32:32Z">
                  <w:rPr>
                    <w:rFonts w:hint="default" w:ascii="Times New Roman" w:hAnsi="Times New Roman" w:eastAsia="宋体" w:cs="Times New Roman"/>
                    <w:kern w:val="2"/>
                    <w:sz w:val="21"/>
                    <w:szCs w:val="21"/>
                    <w:vertAlign w:val="baseline"/>
                    <w:lang w:val="en-US" w:eastAsia="zh-CN" w:bidi="ar"/>
                  </w:rPr>
                </w:rPrChange>
              </w:rPr>
              <w:t>2025.0</w:t>
            </w:r>
            <w:del w:id="426" w:author="huangliyun" w:date="2025-06-17T09:10:30Z">
              <w:r>
                <w:rPr>
                  <w:rFonts w:hint="default" w:ascii="宋体" w:hAnsi="宋体" w:eastAsia="宋体" w:cs="宋体"/>
                  <w:kern w:val="2"/>
                  <w:sz w:val="21"/>
                  <w:szCs w:val="21"/>
                  <w:vertAlign w:val="baseline"/>
                  <w:lang w:val="en-US" w:eastAsia="zh-CN" w:bidi="ar"/>
                  <w:rPrChange w:id="427" w:author="黄丽耘" w:date="2025-06-12T15:32:32Z">
                    <w:rPr>
                      <w:rFonts w:hint="default" w:ascii="Times New Roman" w:hAnsi="Times New Roman" w:eastAsia="宋体" w:cs="Times New Roman"/>
                      <w:kern w:val="2"/>
                      <w:sz w:val="21"/>
                      <w:szCs w:val="21"/>
                      <w:vertAlign w:val="baseline"/>
                      <w:lang w:val="en-US" w:eastAsia="zh-CN" w:bidi="ar"/>
                    </w:rPr>
                  </w:rPrChange>
                </w:rPr>
                <w:delText>6</w:delText>
              </w:r>
            </w:del>
            <w:ins w:id="428" w:author="huangliyun" w:date="2025-06-17T09:10:30Z">
              <w:r>
                <w:rPr>
                  <w:rFonts w:hint="eastAsia" w:ascii="宋体" w:hAnsi="宋体" w:cs="宋体"/>
                  <w:kern w:val="2"/>
                  <w:sz w:val="21"/>
                  <w:szCs w:val="21"/>
                  <w:vertAlign w:val="baseline"/>
                  <w:lang w:val="en-US" w:eastAsia="zh-CN" w:bidi="ar"/>
                </w:rPr>
                <w:t>7</w:t>
              </w:r>
            </w:ins>
            <w:r>
              <w:rPr>
                <w:rFonts w:hint="eastAsia" w:ascii="宋体" w:hAnsi="宋体" w:eastAsia="宋体" w:cs="宋体"/>
                <w:kern w:val="2"/>
                <w:sz w:val="21"/>
                <w:szCs w:val="21"/>
                <w:vertAlign w:val="baseline"/>
                <w:lang w:val="en-US" w:eastAsia="zh-CN" w:bidi="ar"/>
                <w:rPrChange w:id="429" w:author="黄丽耘" w:date="2025-06-12T15:32:32Z">
                  <w:rPr>
                    <w:rFonts w:hint="default" w:ascii="Times New Roman" w:hAnsi="Times New Roman" w:eastAsia="宋体" w:cs="Times New Roman"/>
                    <w:kern w:val="2"/>
                    <w:sz w:val="21"/>
                    <w:szCs w:val="21"/>
                    <w:vertAlign w:val="baseline"/>
                    <w:lang w:val="en-US" w:eastAsia="zh-CN" w:bidi="ar"/>
                  </w:rPr>
                </w:rPrChange>
              </w:rPr>
              <w:t>.</w:t>
            </w:r>
            <w:ins w:id="430" w:author="罗晓婷" w:date="2025-06-13T10:41:46Z">
              <w:del w:id="431" w:author="huangliyun" w:date="2025-06-17T09:10:33Z">
                <w:r>
                  <w:rPr>
                    <w:rFonts w:hint="default" w:ascii="宋体" w:hAnsi="宋体" w:cs="宋体"/>
                    <w:kern w:val="2"/>
                    <w:sz w:val="21"/>
                    <w:szCs w:val="21"/>
                    <w:vertAlign w:val="baseline"/>
                    <w:lang w:val="en-US" w:eastAsia="zh" w:bidi="ar"/>
                  </w:rPr>
                  <w:delText>3</w:delText>
                </w:r>
              </w:del>
            </w:ins>
            <w:ins w:id="432" w:author="罗晓婷" w:date="2025-06-13T10:41:48Z">
              <w:del w:id="433" w:author="huangliyun" w:date="2025-06-17T09:10:33Z">
                <w:r>
                  <w:rPr>
                    <w:rFonts w:hint="default" w:ascii="宋体" w:hAnsi="宋体" w:cs="宋体"/>
                    <w:kern w:val="2"/>
                    <w:sz w:val="21"/>
                    <w:szCs w:val="21"/>
                    <w:vertAlign w:val="baseline"/>
                    <w:lang w:val="en-US" w:eastAsia="zh" w:bidi="ar"/>
                  </w:rPr>
                  <w:delText>0</w:delText>
                </w:r>
              </w:del>
            </w:ins>
            <w:ins w:id="434" w:author="huangliyun" w:date="2025-06-17T09:10:33Z">
              <w:r>
                <w:rPr>
                  <w:rFonts w:hint="eastAsia" w:ascii="宋体" w:hAnsi="宋体" w:cs="宋体"/>
                  <w:kern w:val="2"/>
                  <w:sz w:val="21"/>
                  <w:szCs w:val="21"/>
                  <w:vertAlign w:val="baseline"/>
                  <w:lang w:val="en-US" w:eastAsia="zh-CN" w:bidi="ar"/>
                </w:rPr>
                <w:t>0</w:t>
              </w:r>
            </w:ins>
            <w:ins w:id="435" w:author="huangliyun" w:date="2025-06-17T09:10:34Z">
              <w:r>
                <w:rPr>
                  <w:rFonts w:hint="eastAsia" w:ascii="宋体" w:hAnsi="宋体" w:cs="宋体"/>
                  <w:kern w:val="2"/>
                  <w:sz w:val="21"/>
                  <w:szCs w:val="21"/>
                  <w:vertAlign w:val="baseline"/>
                  <w:lang w:val="en-US" w:eastAsia="zh-CN" w:bidi="ar"/>
                </w:rPr>
                <w:t>5</w:t>
              </w:r>
            </w:ins>
            <w:del w:id="436" w:author="罗晓婷" w:date="2025-06-13T10:41:46Z">
              <w:r>
                <w:rPr>
                  <w:rFonts w:hint="eastAsia" w:ascii="宋体" w:hAnsi="宋体" w:eastAsia="宋体" w:cs="宋体"/>
                  <w:kern w:val="2"/>
                  <w:sz w:val="21"/>
                  <w:szCs w:val="21"/>
                  <w:vertAlign w:val="baseline"/>
                  <w:lang w:val="en-US" w:eastAsia="zh-CN" w:bidi="ar"/>
                  <w:rPrChange w:id="437" w:author="黄丽耘" w:date="2025-06-12T15:32:32Z">
                    <w:rPr>
                      <w:rFonts w:hint="default" w:ascii="Times New Roman" w:hAnsi="Times New Roman" w:eastAsia="宋体" w:cs="Times New Roman"/>
                      <w:kern w:val="2"/>
                      <w:sz w:val="21"/>
                      <w:szCs w:val="21"/>
                      <w:vertAlign w:val="baseline"/>
                      <w:lang w:val="en-US" w:eastAsia="zh-CN" w:bidi="ar"/>
                    </w:rPr>
                  </w:rPrChange>
                </w:rPr>
                <w:delText>20</w:delText>
              </w:r>
            </w:del>
          </w:p>
        </w:tc>
      </w:tr>
    </w:tbl>
    <w:p>
      <w:pPr>
        <w:pStyle w:val="4"/>
        <w:keepNext w:val="0"/>
        <w:keepLines w:val="0"/>
        <w:widowControl/>
        <w:suppressLineNumbers w:val="0"/>
        <w:rPr>
          <w:rFonts w:hint="eastAsia" w:ascii="宋体" w:hAnsi="宋体" w:eastAsia="宋体" w:cs="宋体"/>
          <w:kern w:val="2"/>
          <w:sz w:val="21"/>
          <w:szCs w:val="21"/>
          <w:rPrChange w:id="438" w:author="黄丽耘" w:date="2025-06-12T15:32:32Z">
            <w:rPr>
              <w:rFonts w:hint="default" w:ascii="Times New Roman" w:hAnsi="Times New Roman" w:eastAsia="宋体" w:cs="Times New Roman"/>
              <w:kern w:val="2"/>
              <w:sz w:val="21"/>
              <w:szCs w:val="21"/>
            </w:rPr>
          </w:rPrChange>
        </w:rPr>
      </w:pPr>
      <w:r>
        <w:rPr>
          <w:rFonts w:hint="eastAsia" w:ascii="宋体" w:hAnsi="宋体" w:eastAsia="宋体" w:cs="宋体"/>
          <w:kern w:val="2"/>
          <w:sz w:val="21"/>
          <w:szCs w:val="21"/>
          <w:rPrChange w:id="439" w:author="黄丽耘" w:date="2025-06-12T15:32:32Z">
            <w:rPr>
              <w:rFonts w:hint="default" w:ascii="Times New Roman" w:hAnsi="Times New Roman" w:eastAsia="宋体" w:cs="Times New Roman"/>
              <w:kern w:val="2"/>
              <w:sz w:val="21"/>
              <w:szCs w:val="21"/>
            </w:rPr>
          </w:rPrChange>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Change w:id="440" w:author="黄丽耘" w:date="2025-06-12T15:32:32Z">
            <w:rPr>
              <w:rFonts w:hint="default" w:ascii="Times New Roman" w:hAnsi="Times New Roman" w:eastAsia="宋体" w:cs="Times New Roman"/>
              <w:kern w:val="2"/>
              <w:sz w:val="21"/>
              <w:szCs w:val="21"/>
            </w:rPr>
          </w:rPrChange>
        </w:rPr>
      </w:pPr>
      <w:r>
        <w:rPr>
          <w:rFonts w:hint="eastAsia" w:ascii="宋体" w:hAnsi="宋体" w:eastAsia="宋体" w:cs="宋体"/>
          <w:kern w:val="2"/>
          <w:sz w:val="21"/>
          <w:szCs w:val="21"/>
          <w:lang w:val="en-US" w:eastAsia="zh-CN" w:bidi="ar"/>
          <w:rPrChange w:id="441" w:author="黄丽耘" w:date="2025-06-12T15:32:32Z">
            <w:rPr>
              <w:rFonts w:hint="default" w:ascii="Times New Roman" w:hAnsi="Times New Roman" w:eastAsia="宋体" w:cs="Times New Roman"/>
              <w:kern w:val="2"/>
              <w:sz w:val="21"/>
              <w:szCs w:val="21"/>
              <w:lang w:val="en-US" w:eastAsia="zh-CN" w:bidi="ar"/>
            </w:rPr>
          </w:rPrChange>
        </w:rPr>
        <w:t xml:space="preserve"> </w:t>
      </w:r>
    </w:p>
    <w:p>
      <w:pPr>
        <w:pStyle w:val="4"/>
        <w:keepNext w:val="0"/>
        <w:keepLines w:val="0"/>
        <w:widowControl/>
        <w:suppressLineNumbers w:val="0"/>
        <w:jc w:val="center"/>
        <w:rPr>
          <w:rFonts w:hint="eastAsia" w:ascii="宋体" w:hAnsi="宋体" w:eastAsia="宋体" w:cs="宋体"/>
          <w:kern w:val="2"/>
          <w:sz w:val="21"/>
          <w:szCs w:val="21"/>
          <w:rPrChange w:id="442" w:author="黄丽耘" w:date="2025-06-12T15:32:32Z">
            <w:rPr>
              <w:rFonts w:hint="default" w:ascii="Times New Roman" w:hAnsi="Times New Roman" w:eastAsia="宋体" w:cs="Times New Roman"/>
              <w:kern w:val="2"/>
              <w:sz w:val="21"/>
              <w:szCs w:val="21"/>
            </w:rPr>
          </w:rPrChange>
        </w:rPr>
      </w:pPr>
      <w:ins w:id="443" w:author="huangliyun" w:date="2025-06-17T10:16:38Z">
        <w:r>
          <w:rPr>
            <w:rFonts w:hint="eastAsia" w:ascii="宋体" w:hAnsi="宋体" w:cs="宋体"/>
            <w:kern w:val="2"/>
            <w:sz w:val="21"/>
            <w:szCs w:val="21"/>
            <w:lang w:val="en-US" w:eastAsia="zh-CN"/>
          </w:rPr>
          <w:t xml:space="preserve">   </w:t>
        </w:r>
      </w:ins>
      <w:ins w:id="444" w:author="huangliyun" w:date="2025-06-17T10:16:39Z">
        <w:r>
          <w:rPr>
            <w:rFonts w:hint="eastAsia" w:ascii="宋体" w:hAnsi="宋体" w:cs="宋体"/>
            <w:kern w:val="2"/>
            <w:sz w:val="21"/>
            <w:szCs w:val="21"/>
            <w:lang w:val="en-US" w:eastAsia="zh-CN"/>
          </w:rPr>
          <w:t xml:space="preserve">      </w:t>
        </w:r>
      </w:ins>
      <w:ins w:id="445" w:author="huangliyun" w:date="2025-06-17T10:16:40Z">
        <w:r>
          <w:rPr>
            <w:rFonts w:hint="eastAsia" w:ascii="宋体" w:hAnsi="宋体" w:cs="宋体"/>
            <w:kern w:val="2"/>
            <w:sz w:val="21"/>
            <w:szCs w:val="21"/>
            <w:lang w:val="en-US" w:eastAsia="zh-CN"/>
          </w:rPr>
          <w:t xml:space="preserve">     </w:t>
        </w:r>
      </w:ins>
      <w:ins w:id="446" w:author="huangliyun" w:date="2025-06-17T10:16:41Z">
        <w:r>
          <w:rPr>
            <w:rFonts w:hint="eastAsia" w:ascii="宋体" w:hAnsi="宋体" w:cs="宋体"/>
            <w:kern w:val="2"/>
            <w:sz w:val="21"/>
            <w:szCs w:val="21"/>
            <w:lang w:val="en-US" w:eastAsia="zh-CN"/>
          </w:rPr>
          <w:t xml:space="preserve">    </w:t>
        </w:r>
      </w:ins>
      <w:ins w:id="447" w:author="huangliyun" w:date="2025-06-17T10:16:42Z">
        <w:r>
          <w:rPr>
            <w:rFonts w:hint="eastAsia" w:ascii="宋体" w:hAnsi="宋体" w:cs="宋体"/>
            <w:kern w:val="2"/>
            <w:sz w:val="21"/>
            <w:szCs w:val="21"/>
            <w:lang w:val="en-US" w:eastAsia="zh-CN"/>
          </w:rPr>
          <w:t xml:space="preserve">     </w:t>
        </w:r>
      </w:ins>
      <w:ins w:id="448" w:author="huangliyun" w:date="2025-06-17T10:16:43Z">
        <w:r>
          <w:rPr>
            <w:rFonts w:hint="eastAsia" w:ascii="宋体" w:hAnsi="宋体" w:cs="宋体"/>
            <w:kern w:val="2"/>
            <w:sz w:val="21"/>
            <w:szCs w:val="21"/>
            <w:lang w:val="en-US" w:eastAsia="zh-CN"/>
          </w:rPr>
          <w:t xml:space="preserve">    </w:t>
        </w:r>
      </w:ins>
      <w:ins w:id="449" w:author="huangliyun" w:date="2025-06-17T10:16:44Z">
        <w:r>
          <w:rPr>
            <w:rFonts w:hint="eastAsia" w:ascii="宋体" w:hAnsi="宋体" w:cs="宋体"/>
            <w:kern w:val="2"/>
            <w:sz w:val="21"/>
            <w:szCs w:val="21"/>
            <w:lang w:val="en-US" w:eastAsia="zh-CN"/>
          </w:rPr>
          <w:t xml:space="preserve"> </w:t>
        </w:r>
      </w:ins>
      <w:ins w:id="450" w:author="huangliyun" w:date="2025-06-17T10:12:39Z">
        <w:r>
          <w:rPr>
            <w:rFonts w:hint="eastAsia" w:ascii="宋体" w:hAnsi="宋体" w:cs="宋体"/>
            <w:kern w:val="2"/>
            <w:sz w:val="21"/>
            <w:szCs w:val="21"/>
            <w:lang w:val="en-US" w:eastAsia="zh-CN"/>
          </w:rPr>
          <w:t xml:space="preserve"> </w:t>
        </w:r>
      </w:ins>
      <w:r>
        <w:rPr>
          <w:rFonts w:hint="eastAsia" w:ascii="宋体" w:hAnsi="宋体" w:eastAsia="宋体" w:cs="宋体"/>
          <w:kern w:val="2"/>
          <w:sz w:val="21"/>
          <w:szCs w:val="21"/>
          <w:rPrChange w:id="451" w:author="黄丽耘" w:date="2025-06-12T15:32:32Z">
            <w:rPr>
              <w:rFonts w:hint="default" w:ascii="Times New Roman" w:hAnsi="Times New Roman" w:eastAsia="宋体" w:cs="Times New Roman"/>
              <w:kern w:val="2"/>
              <w:sz w:val="21"/>
              <w:szCs w:val="21"/>
            </w:rPr>
          </w:rPrChange>
        </w:rPr>
        <w:t>CAPA</w:t>
      </w:r>
      <w:r>
        <w:rPr>
          <w:rFonts w:hint="eastAsia" w:ascii="宋体" w:hAnsi="宋体" w:eastAsia="宋体" w:cs="宋体"/>
          <w:kern w:val="2"/>
          <w:sz w:val="21"/>
          <w:szCs w:val="21"/>
        </w:rPr>
        <w:t>负责人</w:t>
      </w:r>
      <w:r>
        <w:rPr>
          <w:rFonts w:hint="eastAsia" w:ascii="宋体" w:hAnsi="宋体" w:eastAsia="宋体" w:cs="宋体"/>
          <w:kern w:val="2"/>
          <w:sz w:val="21"/>
          <w:szCs w:val="21"/>
          <w:rPrChange w:id="452" w:author="黄丽耘" w:date="2025-06-12T15:32:32Z">
            <w:rPr>
              <w:rFonts w:hint="default" w:ascii="Times New Roman" w:hAnsi="Times New Roman" w:eastAsia="宋体" w:cs="Times New Roman"/>
              <w:kern w:val="2"/>
              <w:sz w:val="21"/>
              <w:szCs w:val="21"/>
            </w:rPr>
          </w:rPrChange>
        </w:rPr>
        <w:t>/</w:t>
      </w:r>
      <w:r>
        <w:rPr>
          <w:rFonts w:hint="eastAsia" w:ascii="宋体" w:hAnsi="宋体" w:eastAsia="宋体" w:cs="宋体"/>
          <w:kern w:val="2"/>
          <w:sz w:val="21"/>
          <w:szCs w:val="21"/>
        </w:rPr>
        <w:t>日期：</w:t>
      </w:r>
    </w:p>
    <w:p>
      <w:pPr>
        <w:keepNext w:val="0"/>
        <w:keepLines w:val="0"/>
        <w:widowControl w:val="0"/>
        <w:suppressLineNumbers w:val="0"/>
        <w:spacing w:before="0" w:beforeAutospacing="0" w:after="0" w:afterAutospacing="0" w:line="400" w:lineRule="exact"/>
        <w:ind w:left="0" w:right="0"/>
        <w:jc w:val="both"/>
        <w:rPr>
          <w:rFonts w:hint="eastAsia" w:ascii="宋体" w:hAnsi="宋体" w:eastAsia="宋体" w:cs="宋体"/>
          <w:kern w:val="2"/>
          <w:sz w:val="21"/>
          <w:szCs w:val="21"/>
          <w:rPrChange w:id="453" w:author="黄丽耘" w:date="2025-06-12T15:32:32Z">
            <w:rPr>
              <w:rFonts w:hint="default" w:ascii="Times New Roman" w:hAnsi="Times New Roman" w:eastAsia="宋体" w:cs="Times New Roman"/>
              <w:kern w:val="2"/>
              <w:sz w:val="21"/>
              <w:szCs w:val="21"/>
            </w:rPr>
          </w:rPrChange>
        </w:rPr>
      </w:pPr>
      <w:r>
        <w:rPr>
          <w:rFonts w:hint="eastAsia" w:ascii="宋体" w:hAnsi="宋体" w:eastAsia="宋体" w:cs="宋体"/>
          <w:kern w:val="2"/>
          <w:sz w:val="21"/>
          <w:szCs w:val="21"/>
          <w:lang w:val="en-US" w:eastAsia="zh-CN" w:bidi="ar"/>
          <w:rPrChange w:id="454" w:author="黄丽耘" w:date="2025-06-12T15:32:32Z">
            <w:rPr>
              <w:rFonts w:hint="default" w:ascii="Times New Roman" w:hAnsi="Times New Roman" w:eastAsia="宋体" w:cs="Times New Roman"/>
              <w:kern w:val="2"/>
              <w:sz w:val="21"/>
              <w:szCs w:val="21"/>
              <w:lang w:val="en-US" w:eastAsia="zh-CN" w:bidi="ar"/>
            </w:rPr>
          </w:rPrChange>
        </w:rPr>
        <w:t xml:space="preserve"> </w:t>
      </w:r>
    </w:p>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2" w:author="成思欣" w:date="2025-06-12T11:36:01Z" w:initials="">
    <w:p w14:paraId="26FD4B7E">
      <w:pPr>
        <w:pStyle w:val="3"/>
        <w:rPr>
          <w:rFonts w:hint="eastAsia" w:eastAsia="宋体"/>
          <w:lang w:eastAsia="zh"/>
        </w:rPr>
      </w:pPr>
      <w:bookmarkStart w:id="0" w:name="_T1743076897_7362053757914218497"/>
      <w:r>
        <w:rPr>
          <w:rFonts w:hint="eastAsia"/>
          <w:lang w:eastAsia="zh"/>
        </w:rPr>
        <w:t>分析缺陷的风险，不是整改后的（这个时间点CAPA方案都还没批准的，不能这么写）</w:t>
      </w:r>
    </w:p>
    <w:bookmarkEnd w:id="0"/>
  </w:comment>
  <w:comment w:id="3" w:author="黄丽耘" w:date="2025-06-12T11:38:19Z" w:initials="">
    <w:p w14:paraId="756F7518">
      <w:pPr>
        <w:pStyle w:val="3"/>
        <w:rPr>
          <w:rFonts w:hint="eastAsia" w:eastAsia="宋体"/>
          <w:lang w:eastAsia="zh"/>
        </w:rPr>
      </w:pPr>
      <w:bookmarkStart w:id="1" w:name="_T1743077034_7393261445918965762"/>
      <w:r>
        <w:rPr>
          <w:rFonts w:hint="eastAsia"/>
          <w:lang w:eastAsia="zh"/>
        </w:rPr>
        <w:t>好，我重新写</w:t>
      </w:r>
    </w:p>
    <w:bookmarkEnd w:id="1"/>
  </w:comment>
  <w:comment w:id="0" w:author="罗晓婷" w:date="2025-06-12T14:27:14Z" w:initials="">
    <w:p w14:paraId="21BE4F26">
      <w:pPr>
        <w:pStyle w:val="3"/>
        <w:rPr>
          <w:rFonts w:hint="default"/>
        </w:rPr>
      </w:pPr>
      <w:bookmarkStart w:id="2" w:name="_T669345346_7307620881398841372"/>
      <w:r>
        <w:t>不是写你完善文件才风险小，是要从缺陷问题出发去规避没有考核到位，分析原因也是风险小</w:t>
      </w:r>
    </w:p>
    <w:bookmarkEnd w:id="2"/>
  </w:comment>
  <w:comment w:id="1" w:author="罗晓婷" w:date="2025-06-12T14:31:08Z" w:initials="">
    <w:p w14:paraId="6BF67AEB">
      <w:pPr>
        <w:pStyle w:val="3"/>
        <w:rPr>
          <w:rFonts w:hint="default"/>
        </w:rPr>
      </w:pPr>
      <w:bookmarkStart w:id="3" w:name="_T669345579_7307620881398841372"/>
      <w:r>
        <w:t>要把你三份文件只出一份考核题的风险写小，分析原因：比如昨天说过的，我们每份文件升级都会进行培训考核，只是考核的试题不完整，但是不影响掌握培训内容等的原因去说明缺陷带来的风险是小的。</w:t>
      </w:r>
    </w:p>
    <w:bookmarkEnd w:id="3"/>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FD4B7E" w15:done="0"/>
  <w15:commentEx w15:paraId="756F7518" w15:done="0"/>
  <w15:commentEx w15:paraId="21BE4F26" w15:done="0"/>
  <w15:commentEx w15:paraId="6BF67AE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Ravie">
    <w:panose1 w:val="04040805050809020602"/>
    <w:charset w:val="00"/>
    <w:family w:val="auto"/>
    <w:pitch w:val="default"/>
    <w:sig w:usb0="00000003" w:usb1="00000000" w:usb2="00000000" w:usb3="00000000" w:csb0="20000001" w:csb1="00000000"/>
  </w:font>
  <w:font w:name="Rage Italic">
    <w:panose1 w:val="03070502040507070304"/>
    <w:charset w:val="00"/>
    <w:family w:val="auto"/>
    <w:pitch w:val="default"/>
    <w:sig w:usb0="00000003" w:usb1="00000000" w:usb2="00000000" w:usb3="00000000" w:csb0="20000001" w:csb1="00000000"/>
  </w:font>
  <w:font w:name="Perpetua Titling MT">
    <w:panose1 w:val="020205020605050208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F912DA"/>
    <w:multiLevelType w:val="multilevel"/>
    <w:tmpl w:val="7BF912DA"/>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丽耘">
    <w15:presenceInfo w15:providerId="WebOffice Third" w15:userId="7393261445918965762"/>
  </w15:person>
  <w15:person w15:author="huangliyun">
    <w15:presenceInfo w15:providerId="None" w15:userId="huangliyun"/>
  </w15:person>
  <w15:person w15:author="成思欣">
    <w15:presenceInfo w15:providerId="WebOffice Third" w15:userId="7362053757914218497"/>
  </w15:person>
  <w15:person w15:author="罗晓婷">
    <w15:presenceInfo w15:providerId="WebOffice Third" w15:userId="7307620881398841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B3D8B"/>
    <w:rsid w:val="0019079A"/>
    <w:rsid w:val="001C2D7F"/>
    <w:rsid w:val="003064B6"/>
    <w:rsid w:val="00AE64F2"/>
    <w:rsid w:val="00AF1CB2"/>
    <w:rsid w:val="00F42279"/>
    <w:rsid w:val="0F6B3D8B"/>
    <w:rsid w:val="11154A48"/>
    <w:rsid w:val="1FFF7869"/>
    <w:rsid w:val="217E1AC3"/>
    <w:rsid w:val="338BD21D"/>
    <w:rsid w:val="38BFEBFD"/>
    <w:rsid w:val="393A30CC"/>
    <w:rsid w:val="3A7B1F54"/>
    <w:rsid w:val="3F7DA73C"/>
    <w:rsid w:val="3FCF296F"/>
    <w:rsid w:val="42EE7144"/>
    <w:rsid w:val="46FF4DFD"/>
    <w:rsid w:val="47765D5B"/>
    <w:rsid w:val="587FBC6C"/>
    <w:rsid w:val="5ACF4DFD"/>
    <w:rsid w:val="5BE7BF17"/>
    <w:rsid w:val="5BF7CD20"/>
    <w:rsid w:val="5DFFEA81"/>
    <w:rsid w:val="5EEF728D"/>
    <w:rsid w:val="5FBFABE9"/>
    <w:rsid w:val="5FFF059E"/>
    <w:rsid w:val="67FF65B2"/>
    <w:rsid w:val="6BFA6F2C"/>
    <w:rsid w:val="6FBDFE12"/>
    <w:rsid w:val="6FCFF9A1"/>
    <w:rsid w:val="6FFDB6F7"/>
    <w:rsid w:val="71572156"/>
    <w:rsid w:val="73DD1733"/>
    <w:rsid w:val="77F5BEF3"/>
    <w:rsid w:val="7CF34D71"/>
    <w:rsid w:val="7E6CCD48"/>
    <w:rsid w:val="7E9D2E29"/>
    <w:rsid w:val="7EA7C483"/>
    <w:rsid w:val="7EEA4D8F"/>
    <w:rsid w:val="7F6FCA5D"/>
    <w:rsid w:val="7FF627D0"/>
    <w:rsid w:val="BF9FA701"/>
    <w:rsid w:val="BFF169D8"/>
    <w:rsid w:val="CDEFEB78"/>
    <w:rsid w:val="D57C5631"/>
    <w:rsid w:val="D728D55C"/>
    <w:rsid w:val="D77D3059"/>
    <w:rsid w:val="D9D81D3C"/>
    <w:rsid w:val="DAFE561C"/>
    <w:rsid w:val="DFBBC26C"/>
    <w:rsid w:val="DFFD5C1C"/>
    <w:rsid w:val="E7CFF747"/>
    <w:rsid w:val="E84E612A"/>
    <w:rsid w:val="EEFF7613"/>
    <w:rsid w:val="F5BFAEAB"/>
    <w:rsid w:val="FB6BF9F1"/>
    <w:rsid w:val="FCBE97D9"/>
    <w:rsid w:val="FDF4BB11"/>
    <w:rsid w:val="FE3F5E16"/>
    <w:rsid w:val="FF5F0C12"/>
    <w:rsid w:val="FF77A509"/>
    <w:rsid w:val="FFD93B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qFormat/>
    <w:uiPriority w:val="0"/>
    <w:pPr>
      <w:keepNext/>
      <w:widowControl/>
      <w:jc w:val="left"/>
      <w:outlineLvl w:val="2"/>
    </w:pPr>
    <w:rPr>
      <w:rFonts w:eastAsia="Times New Roman"/>
      <w:b/>
      <w:bCs/>
      <w:kern w:val="0"/>
      <w:sz w:val="16"/>
      <w:lang w:eastAsia="en-US"/>
    </w:rPr>
  </w:style>
  <w:style w:type="character" w:default="1" w:styleId="7">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toc 1"/>
    <w:basedOn w:val="1"/>
    <w:next w:val="1"/>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eastAsia="宋体" w:cs="Times New Roman"/>
      <w:kern w:val="2"/>
      <w:sz w:val="21"/>
      <w:szCs w:val="21"/>
      <w:lang w:val="en-US" w:eastAsia="zh-CN" w:bidi="ar"/>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customStyle="1" w:styleId="10">
    <w:name w:val="text-only"/>
    <w:qFormat/>
    <w:uiPriority w:val="0"/>
  </w:style>
  <w:style w:type="character" w:customStyle="1" w:styleId="11">
    <w:name w:val="15"/>
    <w:basedOn w:val="7"/>
    <w:qFormat/>
    <w:uiPriority w:val="0"/>
    <w:rPr>
      <w:rFonts w:hint="default" w:ascii="Calibri" w:hAnsi="Calibri" w:cs="Calibri"/>
    </w:rPr>
  </w:style>
  <w:style w:type="character" w:customStyle="1" w:styleId="12">
    <w:name w:val="10"/>
    <w:basedOn w:val="7"/>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862</Words>
  <Characters>1069</Characters>
  <Lines>1</Lines>
  <Paragraphs>1</Paragraphs>
  <TotalTime>22</TotalTime>
  <ScaleCrop>false</ScaleCrop>
  <LinksUpToDate>false</LinksUpToDate>
  <CharactersWithSpaces>1351</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2025-06-03T00:01:00Z</dcterms:created>
  <dc:creator>huangliyun</dc:creator>
  <cp:lastModifiedBy>huangliyun</cp:lastModifiedBy>
  <cp:lastPrinted>2025-06-17T08:54:57Z</cp:lastPrinted>
  <dcterms:modified xsi:type="dcterms:W3CDTF">2025-06-17T08:55:36Z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1EDA84E6E275418C996103F6ECD9D8E9</vt:lpwstr>
  </property>
</Properties>
</file>